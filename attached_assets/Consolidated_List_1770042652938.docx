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15" w:type="dxa"/>
        <w:tblLayout w:type="fixed"/>
        <w:tblLook w:val="04A0" w:firstRow="1" w:lastRow="0" w:firstColumn="1" w:lastColumn="0" w:noHBand="0" w:noVBand="1"/>
      </w:tblPr>
      <w:tblGrid>
        <w:gridCol w:w="433"/>
        <w:gridCol w:w="1542"/>
        <w:gridCol w:w="1350"/>
        <w:gridCol w:w="1980"/>
        <w:gridCol w:w="1350"/>
        <w:gridCol w:w="1260"/>
      </w:tblGrid>
      <w:tr w:rsidR="00D34125" w14:paraId="0190E892" w14:textId="333ECBF6" w:rsidTr="00987C6A">
        <w:tc>
          <w:tcPr>
            <w:tcW w:w="433" w:type="dxa"/>
          </w:tcPr>
          <w:p w14:paraId="4CD2CADB" w14:textId="19B5BF4F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bookmarkStart w:id="0" w:name="_Hlk200371484"/>
            <w:r w:rsidRPr="0051208B">
              <w:rPr>
                <w:b/>
                <w:bCs/>
                <w:sz w:val="18"/>
                <w:szCs w:val="18"/>
              </w:rPr>
              <w:t>Sr No</w:t>
            </w:r>
          </w:p>
        </w:tc>
        <w:tc>
          <w:tcPr>
            <w:tcW w:w="1542" w:type="dxa"/>
          </w:tcPr>
          <w:p w14:paraId="4DBD2167" w14:textId="7CE8F205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COURSE NAME</w:t>
            </w:r>
          </w:p>
        </w:tc>
        <w:tc>
          <w:tcPr>
            <w:tcW w:w="1350" w:type="dxa"/>
          </w:tcPr>
          <w:p w14:paraId="6BB75132" w14:textId="7560B67B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PROPOSED DURATION</w:t>
            </w:r>
          </w:p>
        </w:tc>
        <w:tc>
          <w:tcPr>
            <w:tcW w:w="1980" w:type="dxa"/>
          </w:tcPr>
          <w:p w14:paraId="72B2D0C4" w14:textId="1596D30B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INDUSTRY REQUIREMENT</w:t>
            </w:r>
          </w:p>
        </w:tc>
        <w:tc>
          <w:tcPr>
            <w:tcW w:w="1350" w:type="dxa"/>
          </w:tcPr>
          <w:p w14:paraId="5DF16C39" w14:textId="68BE7A95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PROPOSED PARTICIPANTS</w:t>
            </w:r>
          </w:p>
        </w:tc>
        <w:tc>
          <w:tcPr>
            <w:tcW w:w="1260" w:type="dxa"/>
          </w:tcPr>
          <w:p w14:paraId="50FFD4BB" w14:textId="58685ACB" w:rsidR="00D34125" w:rsidRPr="0051208B" w:rsidRDefault="00D34125" w:rsidP="00B54040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34125" w14:paraId="723712A5" w14:textId="0CF7B100" w:rsidTr="00987C6A">
        <w:tc>
          <w:tcPr>
            <w:tcW w:w="433" w:type="dxa"/>
          </w:tcPr>
          <w:p w14:paraId="2F36EC53" w14:textId="27A57D54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01</w:t>
            </w:r>
          </w:p>
        </w:tc>
        <w:tc>
          <w:tcPr>
            <w:tcW w:w="1542" w:type="dxa"/>
          </w:tcPr>
          <w:p w14:paraId="69150A56" w14:textId="50070F21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OIL LCHS – IMO Model 2.06</w:t>
            </w:r>
          </w:p>
        </w:tc>
        <w:tc>
          <w:tcPr>
            <w:tcW w:w="1350" w:type="dxa"/>
          </w:tcPr>
          <w:p w14:paraId="673A76F2" w14:textId="0F2A91C1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48F20113" w14:textId="4D01AE83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5D187D99" w14:textId="5E31C7F8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Oil Tankers</w:t>
            </w:r>
          </w:p>
        </w:tc>
        <w:tc>
          <w:tcPr>
            <w:tcW w:w="1260" w:type="dxa"/>
          </w:tcPr>
          <w:p w14:paraId="0720039B" w14:textId="013804B0" w:rsidR="00D34125" w:rsidRPr="000925EC" w:rsidRDefault="00D34125" w:rsidP="00B54040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282283D2" w14:textId="4A7F7671" w:rsidTr="00987C6A">
        <w:tc>
          <w:tcPr>
            <w:tcW w:w="433" w:type="dxa"/>
          </w:tcPr>
          <w:p w14:paraId="45D32CC4" w14:textId="37E70753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02</w:t>
            </w:r>
          </w:p>
        </w:tc>
        <w:tc>
          <w:tcPr>
            <w:tcW w:w="1542" w:type="dxa"/>
          </w:tcPr>
          <w:p w14:paraId="51693989" w14:textId="1CEBD1AB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OIL LCHS - Refresher</w:t>
            </w:r>
          </w:p>
        </w:tc>
        <w:tc>
          <w:tcPr>
            <w:tcW w:w="1350" w:type="dxa"/>
          </w:tcPr>
          <w:p w14:paraId="4CD130E8" w14:textId="0F6CEAC8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980" w:type="dxa"/>
          </w:tcPr>
          <w:p w14:paraId="104E22F4" w14:textId="083A3038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15DD962C" w14:textId="4FDD44C5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Oil Tankers</w:t>
            </w:r>
          </w:p>
        </w:tc>
        <w:tc>
          <w:tcPr>
            <w:tcW w:w="1260" w:type="dxa"/>
          </w:tcPr>
          <w:p w14:paraId="209FA8FC" w14:textId="377B7252" w:rsidR="00D34125" w:rsidRPr="000925EC" w:rsidRDefault="00D34125" w:rsidP="00797065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2AF2D6D1" w14:textId="458B2569" w:rsidTr="00987C6A">
        <w:tc>
          <w:tcPr>
            <w:tcW w:w="433" w:type="dxa"/>
          </w:tcPr>
          <w:p w14:paraId="7C1BA334" w14:textId="317F6A0D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</w:t>
            </w:r>
          </w:p>
        </w:tc>
        <w:tc>
          <w:tcPr>
            <w:tcW w:w="1542" w:type="dxa"/>
          </w:tcPr>
          <w:p w14:paraId="4B50ECD0" w14:textId="5D792378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CHEM LCHS – IMO Model 1.37</w:t>
            </w:r>
          </w:p>
        </w:tc>
        <w:tc>
          <w:tcPr>
            <w:tcW w:w="1350" w:type="dxa"/>
          </w:tcPr>
          <w:p w14:paraId="7A99C931" w14:textId="031A58B0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78C850A3" w14:textId="5393DC60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37CA7686" w14:textId="10CE056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Chem Tankers</w:t>
            </w:r>
          </w:p>
        </w:tc>
        <w:tc>
          <w:tcPr>
            <w:tcW w:w="1260" w:type="dxa"/>
          </w:tcPr>
          <w:p w14:paraId="6D31CF83" w14:textId="6A70520C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13ACB7EA" w14:textId="31D0A21E" w:rsidTr="00987C6A">
        <w:tc>
          <w:tcPr>
            <w:tcW w:w="433" w:type="dxa"/>
          </w:tcPr>
          <w:p w14:paraId="166132FA" w14:textId="6A76092B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04</w:t>
            </w:r>
          </w:p>
        </w:tc>
        <w:tc>
          <w:tcPr>
            <w:tcW w:w="1542" w:type="dxa"/>
          </w:tcPr>
          <w:p w14:paraId="29ED520D" w14:textId="769C9C6A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CHEM LCHS -Refresher</w:t>
            </w:r>
          </w:p>
        </w:tc>
        <w:tc>
          <w:tcPr>
            <w:tcW w:w="1350" w:type="dxa"/>
          </w:tcPr>
          <w:p w14:paraId="10717D2A" w14:textId="7C54A2D4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980" w:type="dxa"/>
          </w:tcPr>
          <w:p w14:paraId="6CDB6FD3" w14:textId="7208919D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395DDB01" w14:textId="0C2A831A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Chem Tankers</w:t>
            </w:r>
          </w:p>
        </w:tc>
        <w:tc>
          <w:tcPr>
            <w:tcW w:w="1260" w:type="dxa"/>
          </w:tcPr>
          <w:p w14:paraId="60A777D3" w14:textId="6D03C726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58519B95" w14:textId="09E295EC" w:rsidTr="00987C6A">
        <w:tc>
          <w:tcPr>
            <w:tcW w:w="433" w:type="dxa"/>
          </w:tcPr>
          <w:p w14:paraId="3D9F4471" w14:textId="438AB0D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</w:t>
            </w:r>
          </w:p>
        </w:tc>
        <w:tc>
          <w:tcPr>
            <w:tcW w:w="1542" w:type="dxa"/>
          </w:tcPr>
          <w:p w14:paraId="221172C7" w14:textId="317D506F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LPG LCHS - IMO Model 1.35</w:t>
            </w:r>
          </w:p>
        </w:tc>
        <w:tc>
          <w:tcPr>
            <w:tcW w:w="1350" w:type="dxa"/>
          </w:tcPr>
          <w:p w14:paraId="126CF9F6" w14:textId="2D8E980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79BE18A6" w14:textId="5E8B31AA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0CC480AF" w14:textId="081F80AD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LPG Tankers</w:t>
            </w:r>
          </w:p>
        </w:tc>
        <w:tc>
          <w:tcPr>
            <w:tcW w:w="1260" w:type="dxa"/>
          </w:tcPr>
          <w:p w14:paraId="69896E19" w14:textId="36009D7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744102B9" w14:textId="29E0794B" w:rsidTr="00987C6A">
        <w:tc>
          <w:tcPr>
            <w:tcW w:w="433" w:type="dxa"/>
          </w:tcPr>
          <w:p w14:paraId="55CA7066" w14:textId="488AF06A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06</w:t>
            </w:r>
          </w:p>
        </w:tc>
        <w:tc>
          <w:tcPr>
            <w:tcW w:w="1542" w:type="dxa"/>
          </w:tcPr>
          <w:p w14:paraId="5246D8F6" w14:textId="196C08C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LPG LCHS -Refresher</w:t>
            </w:r>
          </w:p>
        </w:tc>
        <w:tc>
          <w:tcPr>
            <w:tcW w:w="1350" w:type="dxa"/>
          </w:tcPr>
          <w:p w14:paraId="02FE4264" w14:textId="526A5E0A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980" w:type="dxa"/>
          </w:tcPr>
          <w:p w14:paraId="6F45B4D1" w14:textId="50A4E479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6036A27F" w14:textId="0BE1CAB6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LPG Tankers</w:t>
            </w:r>
          </w:p>
        </w:tc>
        <w:tc>
          <w:tcPr>
            <w:tcW w:w="1260" w:type="dxa"/>
          </w:tcPr>
          <w:p w14:paraId="2B04DA8C" w14:textId="378541C6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49BC33FA" w14:textId="2D34BDD6" w:rsidTr="00987C6A">
        <w:tc>
          <w:tcPr>
            <w:tcW w:w="433" w:type="dxa"/>
          </w:tcPr>
          <w:p w14:paraId="41B7340E" w14:textId="4E37E0D8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07</w:t>
            </w:r>
          </w:p>
        </w:tc>
        <w:tc>
          <w:tcPr>
            <w:tcW w:w="1542" w:type="dxa"/>
          </w:tcPr>
          <w:p w14:paraId="2C54E4CA" w14:textId="0264758F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LNG LCHS - IMO Model 1.36</w:t>
            </w:r>
          </w:p>
        </w:tc>
        <w:tc>
          <w:tcPr>
            <w:tcW w:w="1350" w:type="dxa"/>
          </w:tcPr>
          <w:p w14:paraId="4FD9DBD8" w14:textId="21CE68D9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73D3CBBA" w14:textId="0E392758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1F3B8BBE" w14:textId="42C18526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LNG Tankers</w:t>
            </w:r>
          </w:p>
        </w:tc>
        <w:tc>
          <w:tcPr>
            <w:tcW w:w="1260" w:type="dxa"/>
          </w:tcPr>
          <w:p w14:paraId="4A6CC486" w14:textId="401E85E1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6861E468" w14:textId="39BB1848" w:rsidTr="00987C6A">
        <w:tc>
          <w:tcPr>
            <w:tcW w:w="433" w:type="dxa"/>
          </w:tcPr>
          <w:p w14:paraId="1626B7FA" w14:textId="7AC1841E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bookmarkStart w:id="1" w:name="_Hlk197429596"/>
            <w:r w:rsidRPr="000925EC">
              <w:rPr>
                <w:rFonts w:cstheme="minorHAnsi"/>
                <w:sz w:val="20"/>
                <w:szCs w:val="20"/>
              </w:rPr>
              <w:t>08</w:t>
            </w:r>
          </w:p>
        </w:tc>
        <w:tc>
          <w:tcPr>
            <w:tcW w:w="1542" w:type="dxa"/>
          </w:tcPr>
          <w:p w14:paraId="666CB062" w14:textId="123EF0FB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LNG LCHS-Refresher</w:t>
            </w:r>
          </w:p>
        </w:tc>
        <w:tc>
          <w:tcPr>
            <w:tcW w:w="1350" w:type="dxa"/>
          </w:tcPr>
          <w:p w14:paraId="72B79323" w14:textId="069911C5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980" w:type="dxa"/>
          </w:tcPr>
          <w:p w14:paraId="0794A95E" w14:textId="6E02EDD0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3.3.3 – Every 5 Years</w:t>
            </w:r>
          </w:p>
        </w:tc>
        <w:tc>
          <w:tcPr>
            <w:tcW w:w="1350" w:type="dxa"/>
          </w:tcPr>
          <w:p w14:paraId="6D32342B" w14:textId="5F198552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Deck Officers – LNG Tankers</w:t>
            </w:r>
          </w:p>
        </w:tc>
        <w:tc>
          <w:tcPr>
            <w:tcW w:w="1260" w:type="dxa"/>
          </w:tcPr>
          <w:p w14:paraId="3A08383A" w14:textId="650DC2AD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bookmarkEnd w:id="1"/>
      <w:tr w:rsidR="00D34125" w14:paraId="6B59065C" w14:textId="01C8EA7A" w:rsidTr="00987C6A">
        <w:tc>
          <w:tcPr>
            <w:tcW w:w="433" w:type="dxa"/>
          </w:tcPr>
          <w:p w14:paraId="7092F035" w14:textId="18244767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09</w:t>
            </w:r>
          </w:p>
        </w:tc>
        <w:tc>
          <w:tcPr>
            <w:tcW w:w="1542" w:type="dxa"/>
          </w:tcPr>
          <w:p w14:paraId="5016074E" w14:textId="4539C4F9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BRM – IMO Model 1.22</w:t>
            </w:r>
          </w:p>
        </w:tc>
        <w:tc>
          <w:tcPr>
            <w:tcW w:w="1350" w:type="dxa"/>
          </w:tcPr>
          <w:p w14:paraId="78232475" w14:textId="23B52471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773A96A2" w14:textId="3FDD3F66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3.3.1 – Every 5 Years</w:t>
            </w:r>
          </w:p>
        </w:tc>
        <w:tc>
          <w:tcPr>
            <w:tcW w:w="1350" w:type="dxa"/>
          </w:tcPr>
          <w:p w14:paraId="1DB1C80E" w14:textId="03DF83FB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Deck Officers </w:t>
            </w:r>
          </w:p>
        </w:tc>
        <w:tc>
          <w:tcPr>
            <w:tcW w:w="1260" w:type="dxa"/>
          </w:tcPr>
          <w:p w14:paraId="485476A9" w14:textId="239424E8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43610DD5" w14:textId="132445B2" w:rsidTr="00987C6A">
        <w:tc>
          <w:tcPr>
            <w:tcW w:w="433" w:type="dxa"/>
          </w:tcPr>
          <w:p w14:paraId="5811588C" w14:textId="562F4950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542" w:type="dxa"/>
          </w:tcPr>
          <w:p w14:paraId="2C7EC701" w14:textId="582D4DEB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ERM Simulator – IMO Model 2.07</w:t>
            </w:r>
          </w:p>
        </w:tc>
        <w:tc>
          <w:tcPr>
            <w:tcW w:w="1350" w:type="dxa"/>
          </w:tcPr>
          <w:p w14:paraId="16A54A88" w14:textId="1DB30621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</w:tcPr>
          <w:p w14:paraId="5E28FCBA" w14:textId="70555D2C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SIRE 2.0 – 3.3.4 – Every 5 Years</w:t>
            </w:r>
          </w:p>
        </w:tc>
        <w:tc>
          <w:tcPr>
            <w:tcW w:w="1350" w:type="dxa"/>
          </w:tcPr>
          <w:p w14:paraId="657443AF" w14:textId="493CAD23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Engineer Officers</w:t>
            </w:r>
          </w:p>
        </w:tc>
        <w:tc>
          <w:tcPr>
            <w:tcW w:w="1260" w:type="dxa"/>
          </w:tcPr>
          <w:p w14:paraId="385581CB" w14:textId="5BD08EC1" w:rsidR="00D34125" w:rsidRPr="000925EC" w:rsidRDefault="00D34125" w:rsidP="006D4D2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Cloud SIM </w:t>
            </w:r>
          </w:p>
        </w:tc>
      </w:tr>
      <w:tr w:rsidR="00D34125" w14:paraId="29B459B8" w14:textId="532A372A" w:rsidTr="00987C6A">
        <w:tc>
          <w:tcPr>
            <w:tcW w:w="433" w:type="dxa"/>
          </w:tcPr>
          <w:p w14:paraId="4F27D293" w14:textId="35D1715A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11 </w:t>
            </w:r>
          </w:p>
        </w:tc>
        <w:tc>
          <w:tcPr>
            <w:tcW w:w="1542" w:type="dxa"/>
          </w:tcPr>
          <w:p w14:paraId="45C62F96" w14:textId="3D72222F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SIRE 2.0 – Finer Points </w:t>
            </w:r>
          </w:p>
        </w:tc>
        <w:tc>
          <w:tcPr>
            <w:tcW w:w="1350" w:type="dxa"/>
          </w:tcPr>
          <w:p w14:paraId="5F1C73B1" w14:textId="4D9BAA2C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980" w:type="dxa"/>
          </w:tcPr>
          <w:p w14:paraId="618F4436" w14:textId="721F46AF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Industry is not yet SIRE 2.0 ready</w:t>
            </w:r>
          </w:p>
        </w:tc>
        <w:tc>
          <w:tcPr>
            <w:tcW w:w="1350" w:type="dxa"/>
          </w:tcPr>
          <w:p w14:paraId="2E737E27" w14:textId="7987691C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All Shore &amp; Sailing Staff on Tankers</w:t>
            </w:r>
          </w:p>
        </w:tc>
        <w:tc>
          <w:tcPr>
            <w:tcW w:w="1260" w:type="dxa"/>
          </w:tcPr>
          <w:p w14:paraId="5038AF92" w14:textId="7C50CC2E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Online &amp; Onsite with Demo Sire 2.0 inspection including Q &amp; A </w:t>
            </w:r>
            <w:ins w:id="2" w:author="Microsoft Word" w:date="2025-05-04T12:04:00Z" w16du:dateUtc="2025-05-04T06:34:00Z">
              <w:r w:rsidRPr="000925EC">
                <w:rPr>
                  <w:rFonts w:cstheme="minorHAnsi"/>
                  <w:sz w:val="20"/>
                  <w:szCs w:val="20"/>
                </w:rPr>
                <w:t xml:space="preserve"> </w:t>
              </w:r>
            </w:ins>
          </w:p>
        </w:tc>
      </w:tr>
      <w:tr w:rsidR="00D34125" w14:paraId="76690B9F" w14:textId="622D14B7" w:rsidTr="00987C6A">
        <w:tc>
          <w:tcPr>
            <w:tcW w:w="433" w:type="dxa"/>
          </w:tcPr>
          <w:p w14:paraId="06E2ADFB" w14:textId="0DE509FA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1542" w:type="dxa"/>
          </w:tcPr>
          <w:p w14:paraId="41392A42" w14:textId="70406983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RISQ – Revised Guidelines</w:t>
            </w:r>
          </w:p>
        </w:tc>
        <w:tc>
          <w:tcPr>
            <w:tcW w:w="1350" w:type="dxa"/>
          </w:tcPr>
          <w:p w14:paraId="49170908" w14:textId="3AE152B7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980" w:type="dxa"/>
          </w:tcPr>
          <w:p w14:paraId="13C256B2" w14:textId="4E155D07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Existing Gap w.r.t new Right ship requirements</w:t>
            </w:r>
          </w:p>
        </w:tc>
        <w:tc>
          <w:tcPr>
            <w:tcW w:w="1350" w:type="dxa"/>
          </w:tcPr>
          <w:p w14:paraId="023F1DE9" w14:textId="1B9A81F9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All Shore &amp; Sailing Staff on Bulk Carriers</w:t>
            </w:r>
          </w:p>
        </w:tc>
        <w:tc>
          <w:tcPr>
            <w:tcW w:w="1260" w:type="dxa"/>
          </w:tcPr>
          <w:p w14:paraId="21849586" w14:textId="5B8E87F9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Online &amp; Onsite with Demo inspection including Q &amp; A </w:t>
            </w:r>
            <w:ins w:id="3" w:author="Microsoft Word" w:date="2025-05-04T12:04:00Z" w16du:dateUtc="2025-05-04T06:34:00Z">
              <w:r w:rsidRPr="000925EC">
                <w:rPr>
                  <w:rFonts w:cstheme="minorHAnsi"/>
                  <w:sz w:val="20"/>
                  <w:szCs w:val="20"/>
                </w:rPr>
                <w:t xml:space="preserve"> </w:t>
              </w:r>
            </w:ins>
          </w:p>
        </w:tc>
      </w:tr>
      <w:tr w:rsidR="00D34125" w14:paraId="31D542F1" w14:textId="1E6EEA27" w:rsidTr="00987C6A">
        <w:tc>
          <w:tcPr>
            <w:tcW w:w="433" w:type="dxa"/>
          </w:tcPr>
          <w:p w14:paraId="36EFB9B7" w14:textId="2992DF6A" w:rsidR="00D34125" w:rsidRPr="000925EC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6B23" w14:textId="50A9E81C" w:rsidR="00D34125" w:rsidRPr="00475923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>M/E - MAN B&amp;W ME LGIM-W COURSE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E666" w14:textId="4E8DCDD7" w:rsidR="00D34125" w:rsidRPr="00475923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>04 days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91E0" w14:textId="7709A5C8" w:rsidR="00D34125" w:rsidRPr="00475923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>Training Required for working on ME Engines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1B3E" w14:textId="14C6D8CA" w:rsidR="00D34125" w:rsidRPr="00475923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>All Engineers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0867" w14:textId="57B88FA9" w:rsidR="00D34125" w:rsidRPr="00475923" w:rsidRDefault="00D34125" w:rsidP="00946BA7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 xml:space="preserve">For Methanol powered vessels. Conducted </w:t>
            </w:r>
            <w:r w:rsidRPr="00475923">
              <w:rPr>
                <w:sz w:val="20"/>
                <w:szCs w:val="20"/>
              </w:rPr>
              <w:lastRenderedPageBreak/>
              <w:t>online / offline</w:t>
            </w:r>
          </w:p>
        </w:tc>
      </w:tr>
      <w:tr w:rsidR="00D34125" w14:paraId="0178F1FF" w14:textId="5D794DFA" w:rsidTr="00987C6A">
        <w:tc>
          <w:tcPr>
            <w:tcW w:w="433" w:type="dxa"/>
            <w:shd w:val="clear" w:color="auto" w:fill="auto"/>
          </w:tcPr>
          <w:p w14:paraId="6C62A619" w14:textId="3805D0F0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14</w:t>
            </w:r>
          </w:p>
        </w:tc>
        <w:tc>
          <w:tcPr>
            <w:tcW w:w="1542" w:type="dxa"/>
            <w:shd w:val="clear" w:color="auto" w:fill="auto"/>
          </w:tcPr>
          <w:p w14:paraId="1F8B0C2A" w14:textId="31AD4CC7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 B&amp;W ME B/C Engines</w:t>
            </w:r>
          </w:p>
        </w:tc>
        <w:tc>
          <w:tcPr>
            <w:tcW w:w="1350" w:type="dxa"/>
            <w:shd w:val="clear" w:color="auto" w:fill="auto"/>
          </w:tcPr>
          <w:p w14:paraId="345E5D22" w14:textId="60672B95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05 Days</w:t>
            </w:r>
          </w:p>
        </w:tc>
        <w:tc>
          <w:tcPr>
            <w:tcW w:w="1980" w:type="dxa"/>
            <w:shd w:val="clear" w:color="auto" w:fill="auto"/>
          </w:tcPr>
          <w:p w14:paraId="2327ABD5" w14:textId="70FFE34B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Training Required for working on ME Engines</w:t>
            </w:r>
          </w:p>
        </w:tc>
        <w:tc>
          <w:tcPr>
            <w:tcW w:w="1350" w:type="dxa"/>
            <w:shd w:val="clear" w:color="auto" w:fill="auto"/>
          </w:tcPr>
          <w:p w14:paraId="43F7D2FC" w14:textId="23BFB13B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Engineer Officers</w:t>
            </w:r>
          </w:p>
        </w:tc>
        <w:tc>
          <w:tcPr>
            <w:tcW w:w="1260" w:type="dxa"/>
            <w:shd w:val="clear" w:color="auto" w:fill="auto"/>
          </w:tcPr>
          <w:p w14:paraId="1565E7C3" w14:textId="0BFED704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Conducted Online with / without Cloud SIM </w:t>
            </w:r>
          </w:p>
        </w:tc>
      </w:tr>
      <w:tr w:rsidR="00D34125" w14:paraId="5CD3A4AA" w14:textId="116E6E57" w:rsidTr="00987C6A">
        <w:tc>
          <w:tcPr>
            <w:tcW w:w="433" w:type="dxa"/>
            <w:shd w:val="clear" w:color="auto" w:fill="auto"/>
          </w:tcPr>
          <w:p w14:paraId="08780F5C" w14:textId="2DE1494A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1542" w:type="dxa"/>
            <w:shd w:val="clear" w:color="auto" w:fill="auto"/>
          </w:tcPr>
          <w:p w14:paraId="00F2033C" w14:textId="5EDD2120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MAN B&amp;W ME GI </w:t>
            </w:r>
            <w:r w:rsidRPr="00CE78EF">
              <w:rPr>
                <w:rFonts w:cstheme="minorHAnsi"/>
                <w:sz w:val="20"/>
                <w:szCs w:val="20"/>
              </w:rPr>
              <w:t>(LNG)</w:t>
            </w:r>
          </w:p>
        </w:tc>
        <w:tc>
          <w:tcPr>
            <w:tcW w:w="1350" w:type="dxa"/>
            <w:shd w:val="clear" w:color="auto" w:fill="auto"/>
          </w:tcPr>
          <w:p w14:paraId="5F72D1DA" w14:textId="644CB8B7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 Days</w:t>
            </w:r>
          </w:p>
        </w:tc>
        <w:tc>
          <w:tcPr>
            <w:tcW w:w="1980" w:type="dxa"/>
            <w:shd w:val="clear" w:color="auto" w:fill="auto"/>
          </w:tcPr>
          <w:p w14:paraId="52E98A90" w14:textId="6E573A7D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CE78EF">
              <w:rPr>
                <w:rFonts w:cstheme="minorHAnsi"/>
                <w:sz w:val="20"/>
                <w:szCs w:val="20"/>
              </w:rPr>
              <w:t>Training Required for alternate fuel types – M/E</w:t>
            </w:r>
          </w:p>
        </w:tc>
        <w:tc>
          <w:tcPr>
            <w:tcW w:w="1350" w:type="dxa"/>
            <w:shd w:val="clear" w:color="auto" w:fill="auto"/>
          </w:tcPr>
          <w:p w14:paraId="6475AA13" w14:textId="236BD0D6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Engineer Officers</w:t>
            </w:r>
          </w:p>
        </w:tc>
        <w:tc>
          <w:tcPr>
            <w:tcW w:w="1260" w:type="dxa"/>
            <w:shd w:val="clear" w:color="auto" w:fill="auto"/>
          </w:tcPr>
          <w:p w14:paraId="110A8D19" w14:textId="7A376C4B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CE78EF">
              <w:rPr>
                <w:rFonts w:cstheme="minorHAnsi"/>
                <w:sz w:val="20"/>
                <w:szCs w:val="20"/>
              </w:rPr>
              <w:t>Engineer Officers Conducted Online with / without Cloud SIM</w:t>
            </w:r>
          </w:p>
        </w:tc>
      </w:tr>
      <w:tr w:rsidR="00D34125" w14:paraId="045591F5" w14:textId="349E4361" w:rsidTr="00987C6A">
        <w:tc>
          <w:tcPr>
            <w:tcW w:w="433" w:type="dxa"/>
            <w:shd w:val="clear" w:color="auto" w:fill="auto"/>
          </w:tcPr>
          <w:p w14:paraId="77E1E5CA" w14:textId="1EC63BFA" w:rsidR="00D34125" w:rsidRPr="000925EC" w:rsidRDefault="00D34125" w:rsidP="00AB53F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1542" w:type="dxa"/>
            <w:shd w:val="clear" w:color="auto" w:fill="auto"/>
          </w:tcPr>
          <w:p w14:paraId="30396919" w14:textId="7EB03450" w:rsidR="00D34125" w:rsidRPr="00A14ECB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MAN B&amp;W ME Engines Refresher</w:t>
            </w:r>
          </w:p>
        </w:tc>
        <w:tc>
          <w:tcPr>
            <w:tcW w:w="1350" w:type="dxa"/>
            <w:shd w:val="clear" w:color="auto" w:fill="auto"/>
          </w:tcPr>
          <w:p w14:paraId="2581C185" w14:textId="48D3E3E3" w:rsidR="00D34125" w:rsidRPr="00A14ECB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980" w:type="dxa"/>
            <w:shd w:val="clear" w:color="auto" w:fill="auto"/>
          </w:tcPr>
          <w:p w14:paraId="7DE9D232" w14:textId="03DA5B01" w:rsidR="00D34125" w:rsidRPr="00A14ECB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Training Required for working on ME Engines, to update with the latest technologies as per MAN B&amp;W</w:t>
            </w:r>
          </w:p>
        </w:tc>
        <w:tc>
          <w:tcPr>
            <w:tcW w:w="1350" w:type="dxa"/>
            <w:shd w:val="clear" w:color="auto" w:fill="auto"/>
          </w:tcPr>
          <w:p w14:paraId="0E31C1ED" w14:textId="6AE1D92D" w:rsidR="00D34125" w:rsidRPr="00A14ECB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Engineer Officers</w:t>
            </w:r>
          </w:p>
        </w:tc>
        <w:tc>
          <w:tcPr>
            <w:tcW w:w="1260" w:type="dxa"/>
            <w:shd w:val="clear" w:color="auto" w:fill="auto"/>
          </w:tcPr>
          <w:p w14:paraId="25E95B05" w14:textId="75558CCE" w:rsidR="00D34125" w:rsidRPr="00A14ECB" w:rsidRDefault="00D34125" w:rsidP="00AB53F3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 xml:space="preserve">Conducted Online with / without Cloud SIM </w:t>
            </w:r>
          </w:p>
        </w:tc>
      </w:tr>
      <w:tr w:rsidR="00D34125" w14:paraId="5A01A840" w14:textId="0F9BF921" w:rsidTr="00987C6A">
        <w:tc>
          <w:tcPr>
            <w:tcW w:w="433" w:type="dxa"/>
            <w:shd w:val="clear" w:color="auto" w:fill="auto"/>
          </w:tcPr>
          <w:p w14:paraId="7B338741" w14:textId="1414CE9C" w:rsidR="00D34125" w:rsidRDefault="00D34125" w:rsidP="00E82AB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CF43" w14:textId="33ADB9F5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Nitrogen Generator Training Course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008D" w14:textId="3C0C45D7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02 days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F872" w14:textId="57A43A37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Training Required for alternate fuel types – M/E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506F" w14:textId="694AE037" w:rsidR="00D34125" w:rsidRPr="00A14ECB" w:rsidRDefault="00D34125" w:rsidP="00E82ABF">
            <w:pPr>
              <w:rPr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 xml:space="preserve">All Engineers </w:t>
            </w:r>
          </w:p>
          <w:p w14:paraId="1B78E204" w14:textId="2AADD3D2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&amp; Senior Deck Officers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66D4" w14:textId="612D044C" w:rsidR="00D34125" w:rsidRPr="00A14ECB" w:rsidRDefault="00D34125" w:rsidP="00E82ABF">
            <w:pPr>
              <w:rPr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For All Dual Fuel Ships &amp; Chemical Tankers with N2 Generator</w:t>
            </w:r>
          </w:p>
          <w:p w14:paraId="07837A90" w14:textId="460A848B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Conducted online / offline</w:t>
            </w:r>
          </w:p>
        </w:tc>
      </w:tr>
      <w:tr w:rsidR="00D34125" w14:paraId="713F79A8" w14:textId="266026A3" w:rsidTr="00987C6A">
        <w:tc>
          <w:tcPr>
            <w:tcW w:w="433" w:type="dxa"/>
            <w:shd w:val="clear" w:color="auto" w:fill="auto"/>
          </w:tcPr>
          <w:p w14:paraId="5FA09AAE" w14:textId="27DBBF96" w:rsidR="00D34125" w:rsidRPr="000925EC" w:rsidRDefault="00D34125" w:rsidP="00E82AB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1542" w:type="dxa"/>
            <w:shd w:val="clear" w:color="auto" w:fill="auto"/>
          </w:tcPr>
          <w:p w14:paraId="2F5AEB44" w14:textId="3669255E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 xml:space="preserve">Wartsila X DF Engine </w:t>
            </w:r>
          </w:p>
        </w:tc>
        <w:tc>
          <w:tcPr>
            <w:tcW w:w="1350" w:type="dxa"/>
            <w:shd w:val="clear" w:color="auto" w:fill="auto"/>
          </w:tcPr>
          <w:p w14:paraId="4E005250" w14:textId="7ACB5CF0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04 Days</w:t>
            </w:r>
          </w:p>
        </w:tc>
        <w:tc>
          <w:tcPr>
            <w:tcW w:w="1980" w:type="dxa"/>
            <w:shd w:val="clear" w:color="auto" w:fill="auto"/>
          </w:tcPr>
          <w:p w14:paraId="7D62B341" w14:textId="66B96290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Training Required for working on X DF Engines</w:t>
            </w:r>
          </w:p>
        </w:tc>
        <w:tc>
          <w:tcPr>
            <w:tcW w:w="1350" w:type="dxa"/>
            <w:shd w:val="clear" w:color="auto" w:fill="auto"/>
          </w:tcPr>
          <w:p w14:paraId="4E83CFE8" w14:textId="7107266B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Engineer Officers</w:t>
            </w:r>
          </w:p>
        </w:tc>
        <w:tc>
          <w:tcPr>
            <w:tcW w:w="1260" w:type="dxa"/>
            <w:shd w:val="clear" w:color="auto" w:fill="auto"/>
          </w:tcPr>
          <w:p w14:paraId="31CBC489" w14:textId="3A59DD98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Conducted Online with / without Cloud SIM</w:t>
            </w:r>
          </w:p>
        </w:tc>
      </w:tr>
      <w:tr w:rsidR="00D34125" w14:paraId="33A28E9B" w14:textId="3AC9DA84" w:rsidTr="00987C6A">
        <w:tc>
          <w:tcPr>
            <w:tcW w:w="433" w:type="dxa"/>
          </w:tcPr>
          <w:p w14:paraId="424B433B" w14:textId="3B2A29A0" w:rsidR="00D34125" w:rsidRPr="000925EC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1542" w:type="dxa"/>
          </w:tcPr>
          <w:p w14:paraId="5C5EFD42" w14:textId="7B50AD4F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 xml:space="preserve">IHM Expert </w:t>
            </w:r>
          </w:p>
        </w:tc>
        <w:tc>
          <w:tcPr>
            <w:tcW w:w="1350" w:type="dxa"/>
          </w:tcPr>
          <w:p w14:paraId="4326AA1D" w14:textId="217E6792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980" w:type="dxa"/>
          </w:tcPr>
          <w:p w14:paraId="3D58EBE8" w14:textId="40E254E3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Hongkong Convention 2020</w:t>
            </w:r>
          </w:p>
        </w:tc>
        <w:tc>
          <w:tcPr>
            <w:tcW w:w="1350" w:type="dxa"/>
          </w:tcPr>
          <w:p w14:paraId="24EC6ABC" w14:textId="5C7F9110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All Officers</w:t>
            </w:r>
          </w:p>
        </w:tc>
        <w:tc>
          <w:tcPr>
            <w:tcW w:w="1260" w:type="dxa"/>
          </w:tcPr>
          <w:p w14:paraId="175F072A" w14:textId="108950E7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Online + training on board</w:t>
            </w:r>
          </w:p>
        </w:tc>
      </w:tr>
      <w:tr w:rsidR="00D34125" w14:paraId="6191C8A2" w14:textId="13C8AD18" w:rsidTr="00987C6A">
        <w:tc>
          <w:tcPr>
            <w:tcW w:w="433" w:type="dxa"/>
          </w:tcPr>
          <w:p w14:paraId="51401A85" w14:textId="5D5A49E6" w:rsidR="00D34125" w:rsidRPr="000925EC" w:rsidRDefault="00D34125" w:rsidP="00E82AB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542" w:type="dxa"/>
          </w:tcPr>
          <w:p w14:paraId="23464818" w14:textId="215C5298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VDR Analyst</w:t>
            </w:r>
          </w:p>
        </w:tc>
        <w:tc>
          <w:tcPr>
            <w:tcW w:w="1350" w:type="dxa"/>
          </w:tcPr>
          <w:p w14:paraId="5A488A26" w14:textId="7B2640E1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980" w:type="dxa"/>
          </w:tcPr>
          <w:p w14:paraId="2BE8ADF2" w14:textId="4BF88EF1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As per SIRE 2.0 all tankers need to have at least 1 VDR in 12 months from an external 3</w:t>
            </w:r>
            <w:r w:rsidRPr="00A14ECB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 w:rsidRPr="00A14ECB">
              <w:rPr>
                <w:rFonts w:cstheme="minorHAnsi"/>
                <w:sz w:val="20"/>
                <w:szCs w:val="20"/>
              </w:rPr>
              <w:t xml:space="preserve"> party</w:t>
            </w:r>
          </w:p>
        </w:tc>
        <w:tc>
          <w:tcPr>
            <w:tcW w:w="1350" w:type="dxa"/>
          </w:tcPr>
          <w:p w14:paraId="1865E419" w14:textId="121BF68B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Senior Deck Officers</w:t>
            </w:r>
          </w:p>
        </w:tc>
        <w:tc>
          <w:tcPr>
            <w:tcW w:w="1260" w:type="dxa"/>
          </w:tcPr>
          <w:p w14:paraId="17EC5BFD" w14:textId="07AB7F58" w:rsidR="00D34125" w:rsidRPr="00A14ECB" w:rsidRDefault="00D34125" w:rsidP="00E82ABF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Online / Onsite</w:t>
            </w:r>
          </w:p>
        </w:tc>
      </w:tr>
      <w:tr w:rsidR="00D34125" w14:paraId="67CC0BE6" w14:textId="42AC0594" w:rsidTr="00987C6A">
        <w:tc>
          <w:tcPr>
            <w:tcW w:w="433" w:type="dxa"/>
          </w:tcPr>
          <w:p w14:paraId="34670F8B" w14:textId="5C9162BD" w:rsidR="00D34125" w:rsidRDefault="00D34125" w:rsidP="008349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1542" w:type="dxa"/>
          </w:tcPr>
          <w:p w14:paraId="70CC132C" w14:textId="4F0B88DC" w:rsidR="00D34125" w:rsidRPr="00A14ECB" w:rsidRDefault="00D34125" w:rsidP="008349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HAZMAT </w:t>
            </w:r>
          </w:p>
        </w:tc>
        <w:tc>
          <w:tcPr>
            <w:tcW w:w="1350" w:type="dxa"/>
          </w:tcPr>
          <w:p w14:paraId="60086A5B" w14:textId="5AE6B94E" w:rsidR="00D34125" w:rsidRPr="00A14ECB" w:rsidRDefault="00D34125" w:rsidP="008349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980" w:type="dxa"/>
          </w:tcPr>
          <w:p w14:paraId="3DE50A23" w14:textId="358E1DC0" w:rsidR="00D34125" w:rsidRPr="00A14ECB" w:rsidRDefault="00D34125" w:rsidP="008349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 Per IMDG </w:t>
            </w:r>
          </w:p>
        </w:tc>
        <w:tc>
          <w:tcPr>
            <w:tcW w:w="1350" w:type="dxa"/>
          </w:tcPr>
          <w:p w14:paraId="16C2BBD5" w14:textId="1F4E6353" w:rsidR="00D34125" w:rsidRPr="00A14ECB" w:rsidRDefault="00D34125" w:rsidP="008349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officers &amp; Crew</w:t>
            </w:r>
          </w:p>
        </w:tc>
        <w:tc>
          <w:tcPr>
            <w:tcW w:w="1260" w:type="dxa"/>
          </w:tcPr>
          <w:p w14:paraId="47AC890F" w14:textId="11FDC955" w:rsidR="00D34125" w:rsidRPr="00A14ECB" w:rsidRDefault="00D34125" w:rsidP="0083495D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Online / Onsite</w:t>
            </w:r>
          </w:p>
        </w:tc>
      </w:tr>
      <w:tr w:rsidR="00987C6A" w14:paraId="03AC5DCE" w14:textId="77777777" w:rsidTr="00987C6A">
        <w:tc>
          <w:tcPr>
            <w:tcW w:w="433" w:type="dxa"/>
          </w:tcPr>
          <w:p w14:paraId="47357DD6" w14:textId="0069C258" w:rsidR="00987C6A" w:rsidRDefault="00987C6A" w:rsidP="00987C6A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01</w:t>
            </w:r>
          </w:p>
        </w:tc>
        <w:tc>
          <w:tcPr>
            <w:tcW w:w="1542" w:type="dxa"/>
          </w:tcPr>
          <w:p w14:paraId="6A294BE3" w14:textId="745153A0" w:rsidR="00987C6A" w:rsidRDefault="00987C6A" w:rsidP="00987C6A">
            <w:pPr>
              <w:rPr>
                <w:rFonts w:cstheme="minorHAnsi"/>
                <w:sz w:val="20"/>
                <w:szCs w:val="20"/>
              </w:rPr>
            </w:pPr>
            <w:r w:rsidRPr="008A74BF">
              <w:rPr>
                <w:rFonts w:cstheme="minorHAnsi"/>
                <w:sz w:val="20"/>
                <w:szCs w:val="20"/>
              </w:rPr>
              <w:t>MARPOL AND SOLAS REQUIREMENTS</w:t>
            </w:r>
          </w:p>
        </w:tc>
        <w:tc>
          <w:tcPr>
            <w:tcW w:w="1350" w:type="dxa"/>
          </w:tcPr>
          <w:p w14:paraId="4D5138CD" w14:textId="6F022107" w:rsidR="00987C6A" w:rsidRDefault="00987C6A" w:rsidP="00987C6A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980" w:type="dxa"/>
          </w:tcPr>
          <w:p w14:paraId="3FFCFB8C" w14:textId="70D1746F" w:rsidR="00987C6A" w:rsidRDefault="00987C6A" w:rsidP="00987C6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74AF2FD" w14:textId="05AE72A9" w:rsidR="00987C6A" w:rsidRDefault="00987C6A" w:rsidP="00987C6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Officers</w:t>
            </w:r>
          </w:p>
        </w:tc>
        <w:tc>
          <w:tcPr>
            <w:tcW w:w="1260" w:type="dxa"/>
          </w:tcPr>
          <w:p w14:paraId="4158B88A" w14:textId="6871CC3E" w:rsidR="00987C6A" w:rsidRPr="00A14ECB" w:rsidRDefault="00987C6A" w:rsidP="00987C6A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Online / Onsite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143"/>
        <w:tblW w:w="6115" w:type="dxa"/>
        <w:tblLayout w:type="fixed"/>
        <w:tblLook w:val="04A0" w:firstRow="1" w:lastRow="0" w:firstColumn="1" w:lastColumn="0" w:noHBand="0" w:noVBand="1"/>
      </w:tblPr>
      <w:tblGrid>
        <w:gridCol w:w="433"/>
        <w:gridCol w:w="2532"/>
        <w:gridCol w:w="1440"/>
        <w:gridCol w:w="1710"/>
      </w:tblGrid>
      <w:tr w:rsidR="003D1BB8" w14:paraId="60BE166F" w14:textId="77777777" w:rsidTr="003D1BB8">
        <w:tc>
          <w:tcPr>
            <w:tcW w:w="433" w:type="dxa"/>
          </w:tcPr>
          <w:bookmarkEnd w:id="0"/>
          <w:p w14:paraId="543BA1EC" w14:textId="77777777" w:rsidR="003D1BB8" w:rsidRPr="0051208B" w:rsidRDefault="003D1BB8" w:rsidP="003D1BB8">
            <w:pPr>
              <w:jc w:val="center"/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Sr No</w:t>
            </w:r>
          </w:p>
        </w:tc>
        <w:tc>
          <w:tcPr>
            <w:tcW w:w="2532" w:type="dxa"/>
          </w:tcPr>
          <w:p w14:paraId="0EBFB8FF" w14:textId="77777777" w:rsidR="003D1BB8" w:rsidRPr="0051208B" w:rsidRDefault="003D1BB8" w:rsidP="003D1BB8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COURSE NAME</w:t>
            </w:r>
          </w:p>
        </w:tc>
        <w:tc>
          <w:tcPr>
            <w:tcW w:w="1440" w:type="dxa"/>
          </w:tcPr>
          <w:p w14:paraId="6C28D571" w14:textId="77777777" w:rsidR="003D1BB8" w:rsidRPr="0051208B" w:rsidRDefault="003D1BB8" w:rsidP="003D1BB8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PROPOSED DURATION</w:t>
            </w:r>
          </w:p>
        </w:tc>
        <w:tc>
          <w:tcPr>
            <w:tcW w:w="1710" w:type="dxa"/>
          </w:tcPr>
          <w:p w14:paraId="759142D7" w14:textId="77777777" w:rsidR="003D1BB8" w:rsidRPr="0051208B" w:rsidRDefault="003D1BB8" w:rsidP="003D1BB8">
            <w:pPr>
              <w:rPr>
                <w:b/>
                <w:bCs/>
                <w:sz w:val="18"/>
                <w:szCs w:val="18"/>
              </w:rPr>
            </w:pPr>
            <w:r w:rsidRPr="0051208B">
              <w:rPr>
                <w:b/>
                <w:bCs/>
                <w:sz w:val="18"/>
                <w:szCs w:val="18"/>
              </w:rPr>
              <w:t>PROPOSED PARTICIPANTS</w:t>
            </w:r>
          </w:p>
        </w:tc>
      </w:tr>
      <w:tr w:rsidR="003D1BB8" w14:paraId="09A8FE19" w14:textId="77777777" w:rsidTr="003D1BB8">
        <w:tc>
          <w:tcPr>
            <w:tcW w:w="433" w:type="dxa"/>
          </w:tcPr>
          <w:p w14:paraId="776F828D" w14:textId="40C2876C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32" w:type="dxa"/>
          </w:tcPr>
          <w:p w14:paraId="0BF06073" w14:textId="2AF62A53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FB0CDC2" w14:textId="2D9E3F7B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CD244DF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FACBA47" w14:textId="77777777" w:rsidTr="003D1BB8">
        <w:tc>
          <w:tcPr>
            <w:tcW w:w="433" w:type="dxa"/>
          </w:tcPr>
          <w:p w14:paraId="3328CBD1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02</w:t>
            </w:r>
          </w:p>
        </w:tc>
        <w:tc>
          <w:tcPr>
            <w:tcW w:w="2532" w:type="dxa"/>
          </w:tcPr>
          <w:p w14:paraId="3F1FD66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12A8C">
              <w:rPr>
                <w:rFonts w:cstheme="minorHAnsi"/>
                <w:sz w:val="20"/>
                <w:szCs w:val="20"/>
              </w:rPr>
              <w:t>ISM CODE INTERNAL AUDITOR</w:t>
            </w:r>
          </w:p>
        </w:tc>
        <w:tc>
          <w:tcPr>
            <w:tcW w:w="1440" w:type="dxa"/>
          </w:tcPr>
          <w:p w14:paraId="4370560D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47A21281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</w:p>
        </w:tc>
      </w:tr>
      <w:tr w:rsidR="003D1BB8" w14:paraId="06A2A0AF" w14:textId="77777777" w:rsidTr="003D1BB8">
        <w:tc>
          <w:tcPr>
            <w:tcW w:w="433" w:type="dxa"/>
          </w:tcPr>
          <w:p w14:paraId="1073005A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lastRenderedPageBreak/>
              <w:t>03</w:t>
            </w:r>
          </w:p>
        </w:tc>
        <w:tc>
          <w:tcPr>
            <w:tcW w:w="2532" w:type="dxa"/>
          </w:tcPr>
          <w:p w14:paraId="26E125E8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8F6C7F">
              <w:rPr>
                <w:rFonts w:cstheme="minorHAnsi"/>
                <w:sz w:val="20"/>
                <w:szCs w:val="20"/>
              </w:rPr>
              <w:t>ISM CODE LEAD INTERNAL AUDITOR</w:t>
            </w:r>
          </w:p>
        </w:tc>
        <w:tc>
          <w:tcPr>
            <w:tcW w:w="1440" w:type="dxa"/>
          </w:tcPr>
          <w:p w14:paraId="26780B60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66593066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</w:p>
        </w:tc>
      </w:tr>
      <w:tr w:rsidR="003D1BB8" w14:paraId="2CF08D2E" w14:textId="77777777" w:rsidTr="003D1BB8">
        <w:tc>
          <w:tcPr>
            <w:tcW w:w="433" w:type="dxa"/>
          </w:tcPr>
          <w:p w14:paraId="27FB151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04</w:t>
            </w:r>
          </w:p>
        </w:tc>
        <w:tc>
          <w:tcPr>
            <w:tcW w:w="2532" w:type="dxa"/>
          </w:tcPr>
          <w:p w14:paraId="66640F8E" w14:textId="77777777" w:rsidR="003D1BB8" w:rsidRPr="00101869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101869">
              <w:rPr>
                <w:rFonts w:cstheme="minorHAnsi"/>
                <w:sz w:val="20"/>
                <w:szCs w:val="20"/>
              </w:rPr>
              <w:t xml:space="preserve">ISO 9001:2015 QUALITY MANAGEMENT </w:t>
            </w:r>
          </w:p>
          <w:p w14:paraId="27B5A76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101869">
              <w:rPr>
                <w:rFonts w:cstheme="minorHAnsi"/>
                <w:sz w:val="20"/>
                <w:szCs w:val="20"/>
              </w:rPr>
              <w:t>SYSTEMS INTERNAL AUDITOR</w:t>
            </w:r>
          </w:p>
        </w:tc>
        <w:tc>
          <w:tcPr>
            <w:tcW w:w="1440" w:type="dxa"/>
          </w:tcPr>
          <w:p w14:paraId="7EE32A8C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6BE435CB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</w:p>
        </w:tc>
      </w:tr>
      <w:tr w:rsidR="003D1BB8" w14:paraId="7666C748" w14:textId="77777777" w:rsidTr="003D1BB8">
        <w:tc>
          <w:tcPr>
            <w:tcW w:w="433" w:type="dxa"/>
          </w:tcPr>
          <w:p w14:paraId="2364EEDC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05</w:t>
            </w:r>
          </w:p>
        </w:tc>
        <w:tc>
          <w:tcPr>
            <w:tcW w:w="2532" w:type="dxa"/>
          </w:tcPr>
          <w:p w14:paraId="722C3CE5" w14:textId="77777777" w:rsidR="003D1BB8" w:rsidRPr="00D81FEF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81FEF">
              <w:rPr>
                <w:rFonts w:cstheme="minorHAnsi"/>
                <w:sz w:val="20"/>
                <w:szCs w:val="20"/>
              </w:rPr>
              <w:t xml:space="preserve">ISO 14001:2015 ENVIRONMENTAL </w:t>
            </w:r>
          </w:p>
          <w:p w14:paraId="26290844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81FEF">
              <w:rPr>
                <w:rFonts w:cstheme="minorHAnsi"/>
                <w:sz w:val="20"/>
                <w:szCs w:val="20"/>
              </w:rPr>
              <w:t>MANAGEMENT SYSTEMS INTERNAL AUDITOR</w:t>
            </w:r>
          </w:p>
        </w:tc>
        <w:tc>
          <w:tcPr>
            <w:tcW w:w="1440" w:type="dxa"/>
          </w:tcPr>
          <w:p w14:paraId="0F2EE1E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149D6CE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B3BFD77" w14:textId="77777777" w:rsidTr="003D1BB8">
        <w:tc>
          <w:tcPr>
            <w:tcW w:w="433" w:type="dxa"/>
          </w:tcPr>
          <w:p w14:paraId="5FF8034D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06</w:t>
            </w:r>
          </w:p>
        </w:tc>
        <w:tc>
          <w:tcPr>
            <w:tcW w:w="2532" w:type="dxa"/>
          </w:tcPr>
          <w:p w14:paraId="48A37B69" w14:textId="77777777" w:rsidR="003D1BB8" w:rsidRPr="00D20E91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20E91">
              <w:rPr>
                <w:rFonts w:cstheme="minorHAnsi"/>
                <w:sz w:val="20"/>
                <w:szCs w:val="20"/>
              </w:rPr>
              <w:t xml:space="preserve">ISO 45001:2018 OCCUPATIONAL HEALTH  </w:t>
            </w:r>
          </w:p>
          <w:p w14:paraId="42C24E33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20E91">
              <w:rPr>
                <w:rFonts w:cstheme="minorHAnsi"/>
                <w:sz w:val="20"/>
                <w:szCs w:val="20"/>
              </w:rPr>
              <w:t>AND SAFETY MANAGEMENT SYSTEMS</w:t>
            </w:r>
          </w:p>
        </w:tc>
        <w:tc>
          <w:tcPr>
            <w:tcW w:w="1440" w:type="dxa"/>
          </w:tcPr>
          <w:p w14:paraId="333ED950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1</w:t>
            </w:r>
            <w:r w:rsidRPr="000925EC">
              <w:rPr>
                <w:rFonts w:cstheme="minorHAnsi"/>
                <w:sz w:val="20"/>
                <w:szCs w:val="20"/>
              </w:rPr>
              <w:t xml:space="preserve"> Day</w:t>
            </w:r>
          </w:p>
        </w:tc>
        <w:tc>
          <w:tcPr>
            <w:tcW w:w="1710" w:type="dxa"/>
          </w:tcPr>
          <w:p w14:paraId="0D23A34A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A5EE233" w14:textId="77777777" w:rsidTr="003D1BB8">
        <w:tc>
          <w:tcPr>
            <w:tcW w:w="433" w:type="dxa"/>
          </w:tcPr>
          <w:p w14:paraId="37777ED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07</w:t>
            </w:r>
          </w:p>
        </w:tc>
        <w:tc>
          <w:tcPr>
            <w:tcW w:w="2532" w:type="dxa"/>
          </w:tcPr>
          <w:p w14:paraId="7E4907CA" w14:textId="77777777" w:rsidR="003D1BB8" w:rsidRPr="00ED6D5F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ED6D5F">
              <w:rPr>
                <w:rFonts w:cstheme="minorHAnsi"/>
                <w:sz w:val="20"/>
                <w:szCs w:val="20"/>
              </w:rPr>
              <w:t xml:space="preserve">INTEGRATED MANAGEMENT SYSTEMS </w:t>
            </w:r>
          </w:p>
          <w:p w14:paraId="52BCD7DA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ED6D5F">
              <w:rPr>
                <w:rFonts w:cstheme="minorHAnsi"/>
                <w:sz w:val="20"/>
                <w:szCs w:val="20"/>
              </w:rPr>
              <w:t>INTERNAL AUDITOR</w:t>
            </w:r>
          </w:p>
        </w:tc>
        <w:tc>
          <w:tcPr>
            <w:tcW w:w="1440" w:type="dxa"/>
          </w:tcPr>
          <w:p w14:paraId="31B1AF9F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08AB300C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30219527" w14:textId="77777777" w:rsidTr="003D1BB8">
        <w:tc>
          <w:tcPr>
            <w:tcW w:w="433" w:type="dxa"/>
          </w:tcPr>
          <w:p w14:paraId="15188DF4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08</w:t>
            </w:r>
          </w:p>
        </w:tc>
        <w:tc>
          <w:tcPr>
            <w:tcW w:w="2532" w:type="dxa"/>
          </w:tcPr>
          <w:p w14:paraId="6A0A91CB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45215A">
              <w:rPr>
                <w:rFonts w:cstheme="minorHAnsi"/>
                <w:sz w:val="20"/>
                <w:szCs w:val="20"/>
              </w:rPr>
              <w:t>ISPS CODE INTERNAL AUDITOR</w:t>
            </w:r>
          </w:p>
        </w:tc>
        <w:tc>
          <w:tcPr>
            <w:tcW w:w="1440" w:type="dxa"/>
          </w:tcPr>
          <w:p w14:paraId="328815E1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29BC1941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B90196E" w14:textId="77777777" w:rsidTr="003D1BB8">
        <w:tc>
          <w:tcPr>
            <w:tcW w:w="433" w:type="dxa"/>
          </w:tcPr>
          <w:p w14:paraId="1363B80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09</w:t>
            </w:r>
          </w:p>
        </w:tc>
        <w:tc>
          <w:tcPr>
            <w:tcW w:w="2532" w:type="dxa"/>
          </w:tcPr>
          <w:p w14:paraId="7397F3F4" w14:textId="77777777" w:rsidR="003D1BB8" w:rsidRPr="00723678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723678">
              <w:rPr>
                <w:rFonts w:cstheme="minorHAnsi"/>
                <w:sz w:val="20"/>
                <w:szCs w:val="20"/>
              </w:rPr>
              <w:t xml:space="preserve">INTERNAL AUDITOR AND NONCONFORMITY </w:t>
            </w:r>
          </w:p>
          <w:p w14:paraId="2776CACF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723678">
              <w:rPr>
                <w:rFonts w:cstheme="minorHAnsi"/>
                <w:sz w:val="20"/>
                <w:szCs w:val="20"/>
              </w:rPr>
              <w:t>REPORT WRITING</w:t>
            </w:r>
          </w:p>
        </w:tc>
        <w:tc>
          <w:tcPr>
            <w:tcW w:w="1440" w:type="dxa"/>
          </w:tcPr>
          <w:p w14:paraId="134F21B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</w:t>
            </w:r>
            <w:r w:rsidRPr="000925EC">
              <w:rPr>
                <w:rFonts w:cstheme="minorHAnsi"/>
                <w:sz w:val="20"/>
                <w:szCs w:val="20"/>
              </w:rPr>
              <w:t xml:space="preserve"> Day</w:t>
            </w:r>
          </w:p>
        </w:tc>
        <w:tc>
          <w:tcPr>
            <w:tcW w:w="1710" w:type="dxa"/>
          </w:tcPr>
          <w:p w14:paraId="5DCD645D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73EA3F71" w14:textId="77777777" w:rsidTr="003D1BB8">
        <w:tc>
          <w:tcPr>
            <w:tcW w:w="433" w:type="dxa"/>
          </w:tcPr>
          <w:p w14:paraId="522C5C0A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2532" w:type="dxa"/>
          </w:tcPr>
          <w:p w14:paraId="0AD3C5A0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8D4C74">
              <w:rPr>
                <w:rFonts w:cstheme="minorHAnsi"/>
                <w:sz w:val="20"/>
                <w:szCs w:val="20"/>
              </w:rPr>
              <w:t>QUALIFIED MARINE ASSESSOR (BASED ON IMO MODEL COURSES 1.30 AND 3.12)</w:t>
            </w:r>
          </w:p>
        </w:tc>
        <w:tc>
          <w:tcPr>
            <w:tcW w:w="1440" w:type="dxa"/>
          </w:tcPr>
          <w:p w14:paraId="7951445E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0925EC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3DB8C1A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1012F0CF" w14:textId="77777777" w:rsidTr="003D1BB8">
        <w:tc>
          <w:tcPr>
            <w:tcW w:w="433" w:type="dxa"/>
          </w:tcPr>
          <w:p w14:paraId="7C90C417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 xml:space="preserve">11 </w:t>
            </w:r>
          </w:p>
        </w:tc>
        <w:tc>
          <w:tcPr>
            <w:tcW w:w="2532" w:type="dxa"/>
          </w:tcPr>
          <w:p w14:paraId="58BF91E0" w14:textId="77777777" w:rsidR="003D1BB8" w:rsidRPr="00DB646E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B646E">
              <w:rPr>
                <w:rFonts w:cstheme="minorHAnsi"/>
                <w:sz w:val="20"/>
                <w:szCs w:val="20"/>
              </w:rPr>
              <w:t xml:space="preserve">MARITIME LABOUR CONVENTION  </w:t>
            </w:r>
          </w:p>
          <w:p w14:paraId="484C3164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DB646E">
              <w:rPr>
                <w:rFonts w:cstheme="minorHAnsi"/>
                <w:sz w:val="20"/>
                <w:szCs w:val="20"/>
              </w:rPr>
              <w:t>(ILO MLC, 2006) INTERNAL INSPECTOR</w:t>
            </w:r>
          </w:p>
        </w:tc>
        <w:tc>
          <w:tcPr>
            <w:tcW w:w="1440" w:type="dxa"/>
          </w:tcPr>
          <w:p w14:paraId="2E0F9C33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27E8265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CC04646" w14:textId="77777777" w:rsidTr="003D1BB8">
        <w:tc>
          <w:tcPr>
            <w:tcW w:w="433" w:type="dxa"/>
          </w:tcPr>
          <w:p w14:paraId="41ACE095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2532" w:type="dxa"/>
          </w:tcPr>
          <w:p w14:paraId="2030947D" w14:textId="77777777" w:rsidR="003D1BB8" w:rsidRPr="005717C6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5717C6">
              <w:rPr>
                <w:rFonts w:cstheme="minorHAnsi"/>
                <w:sz w:val="20"/>
                <w:szCs w:val="20"/>
              </w:rPr>
              <w:t xml:space="preserve">MARITIME LABOUR CONVENTION </w:t>
            </w:r>
          </w:p>
          <w:p w14:paraId="02BD4985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5717C6">
              <w:rPr>
                <w:rFonts w:cstheme="minorHAnsi"/>
                <w:sz w:val="20"/>
                <w:szCs w:val="20"/>
              </w:rPr>
              <w:t>(ILO MLC, 2006) AWARENESS</w:t>
            </w:r>
          </w:p>
        </w:tc>
        <w:tc>
          <w:tcPr>
            <w:tcW w:w="1440" w:type="dxa"/>
          </w:tcPr>
          <w:p w14:paraId="32BA1915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1</w:t>
            </w:r>
            <w:r w:rsidRPr="000925EC">
              <w:rPr>
                <w:rFonts w:cstheme="minorHAnsi"/>
                <w:sz w:val="20"/>
                <w:szCs w:val="20"/>
              </w:rPr>
              <w:t xml:space="preserve"> Day</w:t>
            </w:r>
          </w:p>
        </w:tc>
        <w:tc>
          <w:tcPr>
            <w:tcW w:w="1710" w:type="dxa"/>
          </w:tcPr>
          <w:p w14:paraId="28610317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6E59C83" w14:textId="77777777" w:rsidTr="003D1BB8">
        <w:tc>
          <w:tcPr>
            <w:tcW w:w="433" w:type="dxa"/>
          </w:tcPr>
          <w:p w14:paraId="6754B8C1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AF56" w14:textId="77777777" w:rsidR="003D1BB8" w:rsidRPr="00F42285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F42285">
              <w:rPr>
                <w:rFonts w:cstheme="minorHAnsi"/>
                <w:sz w:val="20"/>
                <w:szCs w:val="20"/>
              </w:rPr>
              <w:t xml:space="preserve">MARITIME LABOUR CONVENTION  </w:t>
            </w:r>
          </w:p>
          <w:p w14:paraId="24934D50" w14:textId="77777777" w:rsidR="003D1BB8" w:rsidRPr="00475923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F42285">
              <w:rPr>
                <w:rFonts w:cstheme="minorHAnsi"/>
                <w:sz w:val="20"/>
                <w:szCs w:val="20"/>
              </w:rPr>
              <w:t>(ILO MLC, 2006) COMPLIANCE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AC16" w14:textId="77777777" w:rsidR="003D1BB8" w:rsidRPr="00475923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475923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475923">
              <w:rPr>
                <w:sz w:val="20"/>
                <w:szCs w:val="20"/>
              </w:rPr>
              <w:t xml:space="preserve"> day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1710" w:type="dxa"/>
          </w:tcPr>
          <w:p w14:paraId="081BA069" w14:textId="77777777" w:rsidR="003D1BB8" w:rsidRPr="00475923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1721A330" w14:textId="77777777" w:rsidTr="003D1BB8">
        <w:tc>
          <w:tcPr>
            <w:tcW w:w="433" w:type="dxa"/>
            <w:shd w:val="clear" w:color="auto" w:fill="auto"/>
          </w:tcPr>
          <w:p w14:paraId="51B20230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2532" w:type="dxa"/>
            <w:shd w:val="clear" w:color="auto" w:fill="auto"/>
          </w:tcPr>
          <w:p w14:paraId="350AD8E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65A2F">
              <w:rPr>
                <w:rFonts w:cstheme="minorHAnsi"/>
                <w:sz w:val="20"/>
                <w:szCs w:val="20"/>
              </w:rPr>
              <w:t>TANKER MANAGEMENT AND SELF-ASSESSMENT (TMSA 3) OVERVIEW</w:t>
            </w:r>
          </w:p>
        </w:tc>
        <w:tc>
          <w:tcPr>
            <w:tcW w:w="1440" w:type="dxa"/>
            <w:shd w:val="clear" w:color="auto" w:fill="auto"/>
          </w:tcPr>
          <w:p w14:paraId="7C302494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5DF83BF9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48263E28" w14:textId="77777777" w:rsidTr="003D1BB8">
        <w:tc>
          <w:tcPr>
            <w:tcW w:w="433" w:type="dxa"/>
            <w:shd w:val="clear" w:color="auto" w:fill="auto"/>
          </w:tcPr>
          <w:p w14:paraId="007E3937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2532" w:type="dxa"/>
            <w:shd w:val="clear" w:color="auto" w:fill="auto"/>
          </w:tcPr>
          <w:p w14:paraId="05659F1E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47416">
              <w:rPr>
                <w:rFonts w:cstheme="minorHAnsi"/>
                <w:sz w:val="20"/>
                <w:szCs w:val="20"/>
              </w:rPr>
              <w:t>TRAIN-THE-TRAINER (USCG ACCEPTED)</w:t>
            </w:r>
          </w:p>
        </w:tc>
        <w:tc>
          <w:tcPr>
            <w:tcW w:w="1440" w:type="dxa"/>
            <w:shd w:val="clear" w:color="auto" w:fill="auto"/>
          </w:tcPr>
          <w:p w14:paraId="2695F4DA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61DF21F2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6A734CD2" w14:textId="77777777" w:rsidTr="003D1BB8">
        <w:tc>
          <w:tcPr>
            <w:tcW w:w="433" w:type="dxa"/>
            <w:shd w:val="clear" w:color="auto" w:fill="auto"/>
          </w:tcPr>
          <w:p w14:paraId="7E2B62A3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2532" w:type="dxa"/>
            <w:shd w:val="clear" w:color="auto" w:fill="auto"/>
          </w:tcPr>
          <w:p w14:paraId="61740CCF" w14:textId="77777777" w:rsidR="003D1BB8" w:rsidRPr="00F13498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F13498">
              <w:rPr>
                <w:rFonts w:cstheme="minorHAnsi"/>
                <w:sz w:val="20"/>
                <w:szCs w:val="20"/>
              </w:rPr>
              <w:t xml:space="preserve">EFFECTIVE SAFETY MANAGEMENT SYSTEM </w:t>
            </w:r>
          </w:p>
          <w:p w14:paraId="3C1C5C4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F13498">
              <w:rPr>
                <w:rFonts w:cstheme="minorHAnsi"/>
                <w:sz w:val="20"/>
                <w:szCs w:val="20"/>
              </w:rPr>
              <w:t>IMPLEMENTATION: DPA REQUIREMENTS</w:t>
            </w:r>
          </w:p>
        </w:tc>
        <w:tc>
          <w:tcPr>
            <w:tcW w:w="1440" w:type="dxa"/>
            <w:shd w:val="clear" w:color="auto" w:fill="auto"/>
          </w:tcPr>
          <w:p w14:paraId="270E06E3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602AF12E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0B37C3D3" w14:textId="77777777" w:rsidTr="003D1BB8">
        <w:tc>
          <w:tcPr>
            <w:tcW w:w="433" w:type="dxa"/>
            <w:shd w:val="clear" w:color="auto" w:fill="auto"/>
          </w:tcPr>
          <w:p w14:paraId="64570FB2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FFB8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8640F3">
              <w:rPr>
                <w:rFonts w:cstheme="minorHAnsi"/>
                <w:sz w:val="20"/>
                <w:szCs w:val="20"/>
              </w:rPr>
              <w:t>MARITIME INCIDENT INVESTIGATIONS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30CE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4CA90529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0F669BB6" w14:textId="77777777" w:rsidTr="003D1BB8">
        <w:tc>
          <w:tcPr>
            <w:tcW w:w="433" w:type="dxa"/>
            <w:shd w:val="clear" w:color="auto" w:fill="auto"/>
          </w:tcPr>
          <w:p w14:paraId="75602587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2532" w:type="dxa"/>
            <w:shd w:val="clear" w:color="auto" w:fill="auto"/>
          </w:tcPr>
          <w:p w14:paraId="048CAED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8640F3">
              <w:rPr>
                <w:rFonts w:cstheme="minorHAnsi"/>
                <w:sz w:val="20"/>
                <w:szCs w:val="20"/>
              </w:rPr>
              <w:t>MARITIME RISK ASSESSMENT</w:t>
            </w:r>
          </w:p>
        </w:tc>
        <w:tc>
          <w:tcPr>
            <w:tcW w:w="1440" w:type="dxa"/>
            <w:shd w:val="clear" w:color="auto" w:fill="auto"/>
          </w:tcPr>
          <w:p w14:paraId="241D5A2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1</w:t>
            </w:r>
            <w:r w:rsidRPr="00A14ECB">
              <w:rPr>
                <w:rFonts w:cstheme="minorHAnsi"/>
                <w:sz w:val="20"/>
                <w:szCs w:val="20"/>
              </w:rPr>
              <w:t xml:space="preserve"> Day</w:t>
            </w:r>
          </w:p>
        </w:tc>
        <w:tc>
          <w:tcPr>
            <w:tcW w:w="1710" w:type="dxa"/>
          </w:tcPr>
          <w:p w14:paraId="15198742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57D86EDB" w14:textId="77777777" w:rsidTr="003D1BB8">
        <w:tc>
          <w:tcPr>
            <w:tcW w:w="433" w:type="dxa"/>
          </w:tcPr>
          <w:p w14:paraId="6E705973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0925EC">
              <w:rPr>
                <w:rFonts w:cstheme="minorHAnsi"/>
                <w:sz w:val="20"/>
                <w:szCs w:val="20"/>
              </w:rPr>
              <w:lastRenderedPageBreak/>
              <w:t>1</w:t>
            </w: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2532" w:type="dxa"/>
          </w:tcPr>
          <w:p w14:paraId="672483CA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901E2C">
              <w:rPr>
                <w:rFonts w:cstheme="minorHAnsi"/>
                <w:sz w:val="20"/>
                <w:szCs w:val="20"/>
              </w:rPr>
              <w:t>RISK ASSESSMENT IMPLEMENTATION</w:t>
            </w:r>
          </w:p>
        </w:tc>
        <w:tc>
          <w:tcPr>
            <w:tcW w:w="1440" w:type="dxa"/>
          </w:tcPr>
          <w:p w14:paraId="7EE0D5B0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A14ECB">
              <w:rPr>
                <w:rFonts w:cstheme="minorHAnsi"/>
                <w:sz w:val="20"/>
                <w:szCs w:val="20"/>
              </w:rPr>
              <w:t xml:space="preserve"> Days</w:t>
            </w:r>
          </w:p>
        </w:tc>
        <w:tc>
          <w:tcPr>
            <w:tcW w:w="1710" w:type="dxa"/>
          </w:tcPr>
          <w:p w14:paraId="1272C411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0283D98B" w14:textId="77777777" w:rsidTr="003D1BB8">
        <w:tc>
          <w:tcPr>
            <w:tcW w:w="433" w:type="dxa"/>
          </w:tcPr>
          <w:p w14:paraId="2521A79E" w14:textId="77777777" w:rsidR="003D1BB8" w:rsidRPr="000925EC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2532" w:type="dxa"/>
          </w:tcPr>
          <w:p w14:paraId="17282CFF" w14:textId="77777777" w:rsidR="003D1BB8" w:rsidRPr="00CB6BE2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B6BE2">
              <w:rPr>
                <w:rFonts w:cstheme="minorHAnsi"/>
                <w:sz w:val="20"/>
                <w:szCs w:val="20"/>
              </w:rPr>
              <w:t xml:space="preserve">MARINE CRISIS MANAGEMENT AND </w:t>
            </w:r>
          </w:p>
          <w:p w14:paraId="7B52E8E2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B6BE2">
              <w:rPr>
                <w:rFonts w:cstheme="minorHAnsi"/>
                <w:sz w:val="20"/>
                <w:szCs w:val="20"/>
              </w:rPr>
              <w:t>EMERGENCY RESPONSE</w:t>
            </w:r>
          </w:p>
        </w:tc>
        <w:tc>
          <w:tcPr>
            <w:tcW w:w="1440" w:type="dxa"/>
          </w:tcPr>
          <w:p w14:paraId="36BD136C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14ECB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1</w:t>
            </w:r>
            <w:r w:rsidRPr="00A14ECB">
              <w:rPr>
                <w:rFonts w:cstheme="minorHAnsi"/>
                <w:sz w:val="20"/>
                <w:szCs w:val="20"/>
              </w:rPr>
              <w:t xml:space="preserve"> Day</w:t>
            </w:r>
          </w:p>
        </w:tc>
        <w:tc>
          <w:tcPr>
            <w:tcW w:w="1710" w:type="dxa"/>
          </w:tcPr>
          <w:p w14:paraId="0E9EF0AD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7A915198" w14:textId="77777777" w:rsidTr="003D1BB8">
        <w:tc>
          <w:tcPr>
            <w:tcW w:w="433" w:type="dxa"/>
          </w:tcPr>
          <w:p w14:paraId="173D61EB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2532" w:type="dxa"/>
          </w:tcPr>
          <w:p w14:paraId="28E24599" w14:textId="77777777" w:rsidR="003D1BB8" w:rsidRPr="00CB6BE2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B6BE2">
              <w:rPr>
                <w:rFonts w:cstheme="minorHAnsi"/>
                <w:sz w:val="20"/>
                <w:szCs w:val="20"/>
              </w:rPr>
              <w:t xml:space="preserve">BEHAVIOR-BASED SAFETY:  </w:t>
            </w:r>
          </w:p>
          <w:p w14:paraId="0B94C52B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B6BE2">
              <w:rPr>
                <w:rFonts w:cstheme="minorHAnsi"/>
                <w:sz w:val="20"/>
                <w:szCs w:val="20"/>
              </w:rPr>
              <w:t>AWARENESS AND IMPLEMENTATION</w:t>
            </w:r>
          </w:p>
        </w:tc>
        <w:tc>
          <w:tcPr>
            <w:tcW w:w="1440" w:type="dxa"/>
          </w:tcPr>
          <w:p w14:paraId="655CBA24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710" w:type="dxa"/>
          </w:tcPr>
          <w:p w14:paraId="315DE7C6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3023EEB6" w14:textId="77777777" w:rsidTr="003D1BB8">
        <w:tc>
          <w:tcPr>
            <w:tcW w:w="433" w:type="dxa"/>
          </w:tcPr>
          <w:p w14:paraId="33F43D0A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2532" w:type="dxa"/>
          </w:tcPr>
          <w:p w14:paraId="3BD6762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3F0AFD">
              <w:rPr>
                <w:rFonts w:cstheme="minorHAnsi"/>
                <w:sz w:val="20"/>
                <w:szCs w:val="20"/>
              </w:rPr>
              <w:t>DRYDOCKING AND REPAIRS</w:t>
            </w:r>
          </w:p>
        </w:tc>
        <w:tc>
          <w:tcPr>
            <w:tcW w:w="1440" w:type="dxa"/>
          </w:tcPr>
          <w:p w14:paraId="2D80C2D7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710" w:type="dxa"/>
          </w:tcPr>
          <w:p w14:paraId="3FBF7CC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52238775" w14:textId="77777777" w:rsidTr="003D1BB8">
        <w:tc>
          <w:tcPr>
            <w:tcW w:w="433" w:type="dxa"/>
          </w:tcPr>
          <w:p w14:paraId="6D8989F7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2532" w:type="dxa"/>
          </w:tcPr>
          <w:p w14:paraId="507EBE5E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C91AB8">
              <w:rPr>
                <w:rFonts w:cstheme="minorHAnsi"/>
                <w:sz w:val="20"/>
                <w:szCs w:val="20"/>
              </w:rPr>
              <w:t>FIRE AND LIFESAVING ASPECTS OF FLOATING OFFSHORE INSTALLATIONS</w:t>
            </w:r>
          </w:p>
        </w:tc>
        <w:tc>
          <w:tcPr>
            <w:tcW w:w="1440" w:type="dxa"/>
          </w:tcPr>
          <w:p w14:paraId="2959FCE2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7C4730AE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05004A54" w14:textId="77777777" w:rsidTr="003D1BB8">
        <w:tc>
          <w:tcPr>
            <w:tcW w:w="433" w:type="dxa"/>
          </w:tcPr>
          <w:p w14:paraId="38108446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2532" w:type="dxa"/>
          </w:tcPr>
          <w:p w14:paraId="6CAF3311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A7691B">
              <w:rPr>
                <w:rFonts w:cstheme="minorHAnsi"/>
                <w:sz w:val="20"/>
                <w:szCs w:val="20"/>
              </w:rPr>
              <w:t>LNG-FUELED VESSELS: TECHNICAL AND OPERATIONAL OVERVIEW</w:t>
            </w:r>
          </w:p>
        </w:tc>
        <w:tc>
          <w:tcPr>
            <w:tcW w:w="1440" w:type="dxa"/>
          </w:tcPr>
          <w:p w14:paraId="1846F183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710" w:type="dxa"/>
          </w:tcPr>
          <w:p w14:paraId="74ABFC70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5D75A4CB" w14:textId="77777777" w:rsidTr="003D1BB8">
        <w:tc>
          <w:tcPr>
            <w:tcW w:w="433" w:type="dxa"/>
          </w:tcPr>
          <w:p w14:paraId="773032E2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2532" w:type="dxa"/>
          </w:tcPr>
          <w:p w14:paraId="0F1CF50D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B81770">
              <w:rPr>
                <w:rFonts w:cstheme="minorHAnsi"/>
                <w:sz w:val="20"/>
                <w:szCs w:val="20"/>
              </w:rPr>
              <w:t>METHANOL AS MARINE FUEL</w:t>
            </w:r>
          </w:p>
        </w:tc>
        <w:tc>
          <w:tcPr>
            <w:tcW w:w="1440" w:type="dxa"/>
          </w:tcPr>
          <w:p w14:paraId="64F1AB64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264919F5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644F3506" w14:textId="77777777" w:rsidTr="003D1BB8">
        <w:tc>
          <w:tcPr>
            <w:tcW w:w="433" w:type="dxa"/>
          </w:tcPr>
          <w:p w14:paraId="053FE2F4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2532" w:type="dxa"/>
          </w:tcPr>
          <w:p w14:paraId="7EF270FF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245874">
              <w:rPr>
                <w:rFonts w:cstheme="minorHAnsi"/>
                <w:sz w:val="20"/>
                <w:szCs w:val="20"/>
              </w:rPr>
              <w:t>LNG AS MARINE FUEL</w:t>
            </w:r>
          </w:p>
        </w:tc>
        <w:tc>
          <w:tcPr>
            <w:tcW w:w="1440" w:type="dxa"/>
          </w:tcPr>
          <w:p w14:paraId="35E5D5FB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4D4ED506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0FEAFAA8" w14:textId="77777777" w:rsidTr="003D1BB8">
        <w:tc>
          <w:tcPr>
            <w:tcW w:w="433" w:type="dxa"/>
          </w:tcPr>
          <w:p w14:paraId="4DB20BF5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2532" w:type="dxa"/>
          </w:tcPr>
          <w:p w14:paraId="42819B9B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AMMONIA</w:t>
            </w:r>
            <w:r w:rsidRPr="00245874">
              <w:rPr>
                <w:rFonts w:cstheme="minorHAnsi"/>
                <w:sz w:val="20"/>
                <w:szCs w:val="20"/>
              </w:rPr>
              <w:t xml:space="preserve"> AS MARINE FUEL</w:t>
            </w:r>
          </w:p>
        </w:tc>
        <w:tc>
          <w:tcPr>
            <w:tcW w:w="1440" w:type="dxa"/>
          </w:tcPr>
          <w:p w14:paraId="013B6ED7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03 Days</w:t>
            </w:r>
          </w:p>
        </w:tc>
        <w:tc>
          <w:tcPr>
            <w:tcW w:w="1710" w:type="dxa"/>
          </w:tcPr>
          <w:p w14:paraId="6017E64D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241620FC" w14:textId="77777777" w:rsidTr="003D1BB8">
        <w:tc>
          <w:tcPr>
            <w:tcW w:w="433" w:type="dxa"/>
          </w:tcPr>
          <w:p w14:paraId="449EC670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2532" w:type="dxa"/>
          </w:tcPr>
          <w:p w14:paraId="1A2F9480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483470">
              <w:rPr>
                <w:rFonts w:cstheme="minorHAnsi"/>
                <w:sz w:val="20"/>
                <w:szCs w:val="20"/>
              </w:rPr>
              <w:t>MARINE COATINGS: PRACTICAL IMPLEMENTATION OF PSPC</w:t>
            </w:r>
          </w:p>
        </w:tc>
        <w:tc>
          <w:tcPr>
            <w:tcW w:w="1440" w:type="dxa"/>
          </w:tcPr>
          <w:p w14:paraId="2E60B5DD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710" w:type="dxa"/>
          </w:tcPr>
          <w:p w14:paraId="4F2D9E13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19578E81" w14:textId="77777777" w:rsidTr="003D1BB8">
        <w:tc>
          <w:tcPr>
            <w:tcW w:w="433" w:type="dxa"/>
          </w:tcPr>
          <w:p w14:paraId="7FFC3477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</w:t>
            </w:r>
          </w:p>
        </w:tc>
        <w:tc>
          <w:tcPr>
            <w:tcW w:w="2532" w:type="dxa"/>
          </w:tcPr>
          <w:p w14:paraId="0975C008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4102AD">
              <w:rPr>
                <w:rFonts w:cstheme="minorHAnsi"/>
                <w:sz w:val="20"/>
                <w:szCs w:val="20"/>
              </w:rPr>
              <w:t>BALLAST WATER MANAGEMENT</w:t>
            </w:r>
          </w:p>
        </w:tc>
        <w:tc>
          <w:tcPr>
            <w:tcW w:w="1440" w:type="dxa"/>
          </w:tcPr>
          <w:p w14:paraId="05549DB2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 Days</w:t>
            </w:r>
          </w:p>
        </w:tc>
        <w:tc>
          <w:tcPr>
            <w:tcW w:w="1710" w:type="dxa"/>
          </w:tcPr>
          <w:p w14:paraId="1A325E47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All </w:t>
            </w:r>
            <w:r w:rsidRPr="000925EC">
              <w:rPr>
                <w:rFonts w:cstheme="minorHAnsi"/>
                <w:sz w:val="20"/>
                <w:szCs w:val="20"/>
              </w:rPr>
              <w:t xml:space="preserve">Officers </w:t>
            </w:r>
            <w:r>
              <w:rPr>
                <w:rFonts w:cstheme="minorHAnsi"/>
                <w:sz w:val="20"/>
                <w:szCs w:val="20"/>
              </w:rPr>
              <w:t>&amp; Crew</w:t>
            </w:r>
          </w:p>
        </w:tc>
      </w:tr>
      <w:tr w:rsidR="003D1BB8" w14:paraId="491FB65D" w14:textId="77777777" w:rsidTr="003D1BB8">
        <w:tc>
          <w:tcPr>
            <w:tcW w:w="433" w:type="dxa"/>
          </w:tcPr>
          <w:p w14:paraId="4F02B3FE" w14:textId="77777777" w:rsidR="003D1BB8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2532" w:type="dxa"/>
          </w:tcPr>
          <w:p w14:paraId="35BFFBE7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 w:rsidRPr="00734A29">
              <w:rPr>
                <w:rFonts w:cstheme="minorHAnsi"/>
                <w:sz w:val="20"/>
                <w:szCs w:val="20"/>
              </w:rPr>
              <w:t>LNG AND GAS CARRIERS’ FAMILIARIZATION</w:t>
            </w:r>
          </w:p>
        </w:tc>
        <w:tc>
          <w:tcPr>
            <w:tcW w:w="1440" w:type="dxa"/>
          </w:tcPr>
          <w:p w14:paraId="212FA496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 Day</w:t>
            </w:r>
          </w:p>
        </w:tc>
        <w:tc>
          <w:tcPr>
            <w:tcW w:w="1710" w:type="dxa"/>
          </w:tcPr>
          <w:p w14:paraId="3BC9D5E6" w14:textId="77777777" w:rsidR="003D1BB8" w:rsidRPr="00A14ECB" w:rsidRDefault="003D1BB8" w:rsidP="003D1BB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Crew</w:t>
            </w:r>
          </w:p>
        </w:tc>
      </w:tr>
    </w:tbl>
    <w:p w14:paraId="03C6033C" w14:textId="0DAF12B6" w:rsidR="00F00583" w:rsidRDefault="00F00583" w:rsidP="00B54040"/>
    <w:p w14:paraId="4E62213A" w14:textId="45BAC326" w:rsidR="00A526E0" w:rsidRDefault="00632DE2" w:rsidP="00517232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414599AE" w14:textId="77777777" w:rsidR="007C3EAB" w:rsidRDefault="007C3EAB" w:rsidP="007C3EAB">
      <w:pPr>
        <w:rPr>
          <w:b/>
          <w:bCs/>
        </w:rPr>
      </w:pPr>
    </w:p>
    <w:p w14:paraId="16B68BA6" w14:textId="77777777" w:rsidR="003D1BB8" w:rsidRDefault="003D1BB8" w:rsidP="007C3EAB">
      <w:pPr>
        <w:rPr>
          <w:b/>
          <w:bCs/>
        </w:rPr>
      </w:pPr>
    </w:p>
    <w:p w14:paraId="59F17BB3" w14:textId="77777777" w:rsidR="003D1BB8" w:rsidRDefault="003D1BB8" w:rsidP="007C3EAB">
      <w:pPr>
        <w:rPr>
          <w:b/>
          <w:bCs/>
        </w:rPr>
      </w:pPr>
    </w:p>
    <w:p w14:paraId="082EDDD3" w14:textId="77777777" w:rsidR="003D1BB8" w:rsidRDefault="003D1BB8" w:rsidP="007C3EAB">
      <w:pPr>
        <w:rPr>
          <w:b/>
          <w:bCs/>
        </w:rPr>
      </w:pPr>
    </w:p>
    <w:p w14:paraId="5303D00C" w14:textId="77777777" w:rsidR="003D1BB8" w:rsidRDefault="003D1BB8" w:rsidP="007C3EAB">
      <w:pPr>
        <w:rPr>
          <w:b/>
          <w:bCs/>
        </w:rPr>
      </w:pPr>
    </w:p>
    <w:p w14:paraId="4B652B04" w14:textId="77777777" w:rsidR="003D1BB8" w:rsidRDefault="003D1BB8" w:rsidP="007C3EAB">
      <w:pPr>
        <w:rPr>
          <w:b/>
          <w:bCs/>
        </w:rPr>
      </w:pPr>
    </w:p>
    <w:p w14:paraId="684E60FE" w14:textId="77777777" w:rsidR="003D1BB8" w:rsidRDefault="003D1BB8" w:rsidP="007C3EAB">
      <w:pPr>
        <w:rPr>
          <w:b/>
          <w:bCs/>
        </w:rPr>
      </w:pPr>
    </w:p>
    <w:p w14:paraId="6E5F3B94" w14:textId="77777777" w:rsidR="003D1BB8" w:rsidRDefault="003D1BB8" w:rsidP="007C3EAB">
      <w:pPr>
        <w:rPr>
          <w:b/>
          <w:bCs/>
        </w:rPr>
      </w:pPr>
    </w:p>
    <w:sectPr w:rsidR="003D1BB8" w:rsidSect="00C279AA">
      <w:headerReference w:type="default" r:id="rId7"/>
      <w:footerReference w:type="default" r:id="rId8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634C" w14:textId="77777777" w:rsidR="00832C3C" w:rsidRDefault="00832C3C" w:rsidP="00FB3F0B">
      <w:pPr>
        <w:spacing w:after="0" w:line="240" w:lineRule="auto"/>
      </w:pPr>
      <w:r>
        <w:separator/>
      </w:r>
    </w:p>
  </w:endnote>
  <w:endnote w:type="continuationSeparator" w:id="0">
    <w:p w14:paraId="4875A91A" w14:textId="77777777" w:rsidR="00832C3C" w:rsidRDefault="00832C3C" w:rsidP="00FB3F0B">
      <w:pPr>
        <w:spacing w:after="0" w:line="240" w:lineRule="auto"/>
      </w:pPr>
      <w:r>
        <w:continuationSeparator/>
      </w:r>
    </w:p>
  </w:endnote>
  <w:endnote w:type="continuationNotice" w:id="1">
    <w:p w14:paraId="45C1F549" w14:textId="77777777" w:rsidR="00832C3C" w:rsidRDefault="00832C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5E8A" w14:textId="333701D0" w:rsidR="00527DF7" w:rsidRDefault="00527DF7">
    <w:pPr>
      <w:pStyle w:val="Footer"/>
    </w:pPr>
    <w:r w:rsidRPr="00745898">
      <w:rPr>
        <w:noProof/>
        <w:lang w:val="en-US"/>
      </w:rPr>
      <w:drawing>
        <wp:inline distT="0" distB="0" distL="0" distR="0" wp14:anchorId="604D52F7" wp14:editId="68A39487">
          <wp:extent cx="5731510" cy="770890"/>
          <wp:effectExtent l="0" t="0" r="0" b="0"/>
          <wp:docPr id="10120126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03B7B" w14:textId="77777777" w:rsidR="00832C3C" w:rsidRDefault="00832C3C" w:rsidP="00FB3F0B">
      <w:pPr>
        <w:spacing w:after="0" w:line="240" w:lineRule="auto"/>
      </w:pPr>
      <w:r>
        <w:separator/>
      </w:r>
    </w:p>
  </w:footnote>
  <w:footnote w:type="continuationSeparator" w:id="0">
    <w:p w14:paraId="0C750421" w14:textId="77777777" w:rsidR="00832C3C" w:rsidRDefault="00832C3C" w:rsidP="00FB3F0B">
      <w:pPr>
        <w:spacing w:after="0" w:line="240" w:lineRule="auto"/>
      </w:pPr>
      <w:r>
        <w:continuationSeparator/>
      </w:r>
    </w:p>
  </w:footnote>
  <w:footnote w:type="continuationNotice" w:id="1">
    <w:p w14:paraId="35304F0B" w14:textId="77777777" w:rsidR="00832C3C" w:rsidRDefault="00832C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BD93" w14:textId="77777777" w:rsidR="00C279AA" w:rsidRPr="00D60988" w:rsidRDefault="002E6BAF" w:rsidP="00C279AA">
    <w:pPr>
      <w:pStyle w:val="Header"/>
      <w:rPr>
        <w:rFonts w:ascii="Bahnschrift SemiBold Condensed" w:hAnsi="Bahnschrift SemiBold Condensed"/>
        <w:sz w:val="24"/>
        <w:szCs w:val="24"/>
      </w:rPr>
    </w:pPr>
    <w:r>
      <w:rPr>
        <w:rFonts w:ascii="Broadway" w:hAnsi="Broadway"/>
        <w:color w:val="C00000"/>
        <w:sz w:val="32"/>
        <w:szCs w:val="32"/>
      </w:rPr>
      <w:t xml:space="preserve">                   </w:t>
    </w:r>
  </w:p>
  <w:tbl>
    <w:tblPr>
      <w:tblStyle w:val="TableGrid"/>
      <w:tblW w:w="949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60"/>
      <w:gridCol w:w="7732"/>
    </w:tblGrid>
    <w:tr w:rsidR="00C279AA" w14:paraId="53D89A09" w14:textId="77777777" w:rsidTr="00047188">
      <w:trPr>
        <w:trHeight w:val="1409"/>
      </w:trPr>
      <w:tc>
        <w:tcPr>
          <w:tcW w:w="1668" w:type="dxa"/>
        </w:tcPr>
        <w:p w14:paraId="4AC6A25E" w14:textId="77777777" w:rsidR="00C279AA" w:rsidRDefault="00C279AA" w:rsidP="00047188">
          <w:pPr>
            <w:pStyle w:val="Default"/>
          </w:pPr>
          <w:bookmarkStart w:id="4" w:name="_Hlk163477394"/>
          <w:r w:rsidRPr="00C279AA">
            <w:rPr>
              <w:noProof/>
            </w:rPr>
            <w:drawing>
              <wp:inline distT="0" distB="0" distL="0" distR="0" wp14:anchorId="32B0CC3F" wp14:editId="43985079">
                <wp:extent cx="980959" cy="923193"/>
                <wp:effectExtent l="0" t="0" r="0" b="0"/>
                <wp:docPr id="3" name="Picture 1" descr="E:\sexta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sexta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52" cy="929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4" w:type="dxa"/>
        </w:tcPr>
        <w:p w14:paraId="414FD48D" w14:textId="687C5ACA" w:rsidR="00C279AA" w:rsidRDefault="00C279AA" w:rsidP="00047188">
          <w:pPr>
            <w:pStyle w:val="Header"/>
            <w:jc w:val="center"/>
            <w:rPr>
              <w:rFonts w:ascii="Broadway" w:hAnsi="Broadway"/>
              <w:color w:val="C00000"/>
              <w:sz w:val="32"/>
              <w:szCs w:val="32"/>
            </w:rPr>
          </w:pPr>
          <w:proofErr w:type="spellStart"/>
          <w:r w:rsidRPr="00D60988">
            <w:rPr>
              <w:rFonts w:ascii="Broadway" w:hAnsi="Broadway"/>
              <w:color w:val="C00000"/>
              <w:sz w:val="32"/>
              <w:szCs w:val="32"/>
            </w:rPr>
            <w:t>MiRV</w:t>
          </w:r>
          <w:proofErr w:type="spellEnd"/>
          <w:r w:rsidRPr="00D60988">
            <w:rPr>
              <w:rFonts w:ascii="Broadway" w:hAnsi="Broadway"/>
              <w:color w:val="C00000"/>
              <w:sz w:val="32"/>
              <w:szCs w:val="32"/>
            </w:rPr>
            <w:t xml:space="preserve"> Marine</w:t>
          </w:r>
          <w:r w:rsidR="00EA18D2">
            <w:rPr>
              <w:rFonts w:ascii="Broadway" w:hAnsi="Broadway"/>
              <w:color w:val="C00000"/>
              <w:sz w:val="32"/>
              <w:szCs w:val="32"/>
            </w:rPr>
            <w:t xml:space="preserve"> LLP</w:t>
          </w:r>
        </w:p>
        <w:p w14:paraId="2E9A0E59" w14:textId="77777777" w:rsidR="00C279AA" w:rsidRPr="00D60988" w:rsidRDefault="00C279AA" w:rsidP="00047188">
          <w:pPr>
            <w:pStyle w:val="Header"/>
            <w:jc w:val="center"/>
            <w:rPr>
              <w:rFonts w:ascii="Broadway" w:hAnsi="Broadway"/>
              <w:color w:val="C00000"/>
              <w:sz w:val="32"/>
              <w:szCs w:val="32"/>
            </w:rPr>
          </w:pPr>
        </w:p>
        <w:p w14:paraId="6725401A" w14:textId="77777777" w:rsidR="00C279AA" w:rsidRPr="00D60988" w:rsidRDefault="00C279AA" w:rsidP="00047188">
          <w:pPr>
            <w:pStyle w:val="Header"/>
            <w:jc w:val="center"/>
            <w:rPr>
              <w:rFonts w:ascii="Bahnschrift SemiBold Condensed" w:hAnsi="Bahnschrift SemiBold Condensed"/>
              <w:sz w:val="24"/>
              <w:szCs w:val="24"/>
            </w:rPr>
          </w:pPr>
          <w:r w:rsidRPr="00D60988">
            <w:rPr>
              <w:rFonts w:ascii="Bahnschrift SemiBold Condensed" w:hAnsi="Bahnschrift SemiBold Condensed"/>
              <w:sz w:val="24"/>
              <w:szCs w:val="24"/>
            </w:rPr>
            <w:t xml:space="preserve">17C2 Bay Tower, Hiland Park, 1925 </w:t>
          </w:r>
          <w:proofErr w:type="spellStart"/>
          <w:r w:rsidRPr="00D60988">
            <w:rPr>
              <w:rFonts w:ascii="Bahnschrift SemiBold Condensed" w:hAnsi="Bahnschrift SemiBold Condensed"/>
              <w:sz w:val="24"/>
              <w:szCs w:val="24"/>
            </w:rPr>
            <w:t>Chakgaria</w:t>
          </w:r>
          <w:proofErr w:type="spellEnd"/>
          <w:r w:rsidRPr="00D60988">
            <w:rPr>
              <w:rFonts w:ascii="Bahnschrift SemiBold Condensed" w:hAnsi="Bahnschrift SemiBold Condensed"/>
              <w:sz w:val="24"/>
              <w:szCs w:val="24"/>
            </w:rPr>
            <w:t>, Kolkata – 700094</w:t>
          </w:r>
        </w:p>
        <w:p w14:paraId="1B190222" w14:textId="6FF1F47E" w:rsidR="00C279AA" w:rsidRPr="00D60988" w:rsidRDefault="00C279AA" w:rsidP="00047188">
          <w:pPr>
            <w:pStyle w:val="Header"/>
            <w:jc w:val="center"/>
            <w:rPr>
              <w:rFonts w:ascii="Bahnschrift SemiBold Condensed" w:hAnsi="Bahnschrift SemiBold Condensed"/>
              <w:sz w:val="24"/>
              <w:szCs w:val="24"/>
            </w:rPr>
          </w:pPr>
          <w:r w:rsidRPr="00D60988">
            <w:rPr>
              <w:rFonts w:ascii="Bahnschrift SemiBold Condensed" w:hAnsi="Bahnschrift SemiBold Condensed"/>
              <w:noProof/>
              <w:sz w:val="24"/>
              <w:szCs w:val="24"/>
              <w:lang w:eastAsia="en-IN"/>
            </w:rPr>
            <w:drawing>
              <wp:inline distT="0" distB="0" distL="0" distR="0" wp14:anchorId="455405A7" wp14:editId="4369AD63">
                <wp:extent cx="253637" cy="166611"/>
                <wp:effectExtent l="0" t="0" r="0" b="0"/>
                <wp:docPr id="4" name="Picture 1" descr="C:\Users\Admin\AppData\Local\Microsoft\Windows\INetCache\IE\BXZEXAY1\phone_PNG48935[1]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IE\BXZEXAY1\phone_PNG48935[1]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V="1">
                          <a:off x="0" y="0"/>
                          <a:ext cx="254209" cy="1669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Pr="00D60988">
            <w:rPr>
              <w:rFonts w:ascii="Bahnschrift SemiBold Condensed" w:hAnsi="Bahnschrift SemiBold Condensed"/>
              <w:sz w:val="24"/>
              <w:szCs w:val="24"/>
            </w:rPr>
            <w:t xml:space="preserve">+91 </w:t>
          </w:r>
          <w:r w:rsidR="00015C82">
            <w:rPr>
              <w:rFonts w:ascii="Bahnschrift SemiBold Condensed" w:hAnsi="Bahnschrift SemiBold Condensed"/>
              <w:sz w:val="24"/>
              <w:szCs w:val="24"/>
            </w:rPr>
            <w:t>9432325217</w:t>
          </w:r>
          <w:r w:rsidRPr="00D60988">
            <w:rPr>
              <w:rFonts w:ascii="Bahnschrift SemiBold Condensed" w:hAnsi="Bahnschrift SemiBold Condensed"/>
              <w:sz w:val="24"/>
              <w:szCs w:val="24"/>
            </w:rPr>
            <w:t xml:space="preserve"> </w:t>
          </w:r>
          <w:r>
            <w:rPr>
              <w:rFonts w:ascii="Bahnschrift SemiBold Condensed" w:hAnsi="Bahnschrift SemiBold Condensed"/>
              <w:sz w:val="24"/>
              <w:szCs w:val="24"/>
            </w:rPr>
            <w:t xml:space="preserve"> </w:t>
          </w:r>
          <w:r w:rsidR="00015C82">
            <w:rPr>
              <w:rFonts w:ascii="Bahnschrift SemiBold Condensed" w:hAnsi="Bahnschrift SemiBold Condensed"/>
              <w:sz w:val="24"/>
              <w:szCs w:val="24"/>
            </w:rPr>
            <w:t xml:space="preserve"> </w:t>
          </w:r>
          <w:r w:rsidRPr="00D60988">
            <w:rPr>
              <w:rFonts w:ascii="Bahnschrift SemiBold Condensed" w:hAnsi="Bahnschrift SemiBold Condensed"/>
              <w:sz w:val="24"/>
              <w:szCs w:val="24"/>
            </w:rPr>
            <w:t xml:space="preserve">E mail: </w:t>
          </w:r>
          <w:r>
            <w:rPr>
              <w:rFonts w:ascii="Bahnschrift SemiBold Condensed" w:hAnsi="Bahnschrift SemiBold Condensed"/>
              <w:sz w:val="24"/>
              <w:szCs w:val="24"/>
            </w:rPr>
            <w:t>mirvmarine</w:t>
          </w:r>
          <w:r w:rsidRPr="00D60988">
            <w:rPr>
              <w:rFonts w:ascii="Bahnschrift SemiBold Condensed" w:hAnsi="Bahnschrift SemiBold Condensed"/>
              <w:sz w:val="24"/>
              <w:szCs w:val="24"/>
            </w:rPr>
            <w:t>@gmail.com</w:t>
          </w:r>
        </w:p>
        <w:p w14:paraId="2973A047" w14:textId="77777777" w:rsidR="00C279AA" w:rsidRDefault="00C279AA" w:rsidP="00047188">
          <w:pPr>
            <w:pStyle w:val="Default"/>
          </w:pPr>
        </w:p>
      </w:tc>
    </w:tr>
  </w:tbl>
  <w:bookmarkEnd w:id="4"/>
  <w:p w14:paraId="379A27BB" w14:textId="73AFA253" w:rsidR="00FB3F0B" w:rsidRPr="00D60988" w:rsidRDefault="00C279AA" w:rsidP="00C279AA">
    <w:pPr>
      <w:pStyle w:val="Header"/>
      <w:rPr>
        <w:rFonts w:ascii="Bahnschrift SemiBold Condensed" w:hAnsi="Bahnschrift SemiBold Condensed"/>
        <w:sz w:val="24"/>
        <w:szCs w:val="24"/>
      </w:rPr>
    </w:pPr>
    <w:r>
      <w:rPr>
        <w:rFonts w:ascii="Bahnschrift SemiBold Condensed" w:hAnsi="Bahnschrift SemiBold Condensed"/>
        <w:sz w:val="24"/>
        <w:szCs w:val="24"/>
      </w:rPr>
      <w:t xml:space="preserve">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B76C8"/>
    <w:multiLevelType w:val="hybridMultilevel"/>
    <w:tmpl w:val="3DE4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D4CE0"/>
    <w:multiLevelType w:val="hybridMultilevel"/>
    <w:tmpl w:val="BE76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EC55C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054F8"/>
    <w:multiLevelType w:val="hybridMultilevel"/>
    <w:tmpl w:val="E9F88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257524">
    <w:abstractNumId w:val="0"/>
  </w:num>
  <w:num w:numId="2" w16cid:durableId="276563710">
    <w:abstractNumId w:val="1"/>
  </w:num>
  <w:num w:numId="3" w16cid:durableId="1883707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0B"/>
    <w:rsid w:val="000027A7"/>
    <w:rsid w:val="00013C90"/>
    <w:rsid w:val="00015C82"/>
    <w:rsid w:val="00017C09"/>
    <w:rsid w:val="00037C44"/>
    <w:rsid w:val="00041817"/>
    <w:rsid w:val="00053E68"/>
    <w:rsid w:val="00054628"/>
    <w:rsid w:val="00061AC0"/>
    <w:rsid w:val="000641B4"/>
    <w:rsid w:val="000777A6"/>
    <w:rsid w:val="000902E0"/>
    <w:rsid w:val="000925EC"/>
    <w:rsid w:val="000A25DC"/>
    <w:rsid w:val="000A3242"/>
    <w:rsid w:val="000C2F5A"/>
    <w:rsid w:val="000C4DBA"/>
    <w:rsid w:val="000D2528"/>
    <w:rsid w:val="000E3DEB"/>
    <w:rsid w:val="00101869"/>
    <w:rsid w:val="00112FA7"/>
    <w:rsid w:val="00116267"/>
    <w:rsid w:val="00125231"/>
    <w:rsid w:val="00141ADD"/>
    <w:rsid w:val="00146B2A"/>
    <w:rsid w:val="00165DAE"/>
    <w:rsid w:val="00167EFF"/>
    <w:rsid w:val="00172BD6"/>
    <w:rsid w:val="0018460A"/>
    <w:rsid w:val="00184CB0"/>
    <w:rsid w:val="0019722B"/>
    <w:rsid w:val="001A6437"/>
    <w:rsid w:val="001C3C5C"/>
    <w:rsid w:val="001C5432"/>
    <w:rsid w:val="001D5259"/>
    <w:rsid w:val="001D5A93"/>
    <w:rsid w:val="001D7B25"/>
    <w:rsid w:val="001E7600"/>
    <w:rsid w:val="0022108E"/>
    <w:rsid w:val="00222089"/>
    <w:rsid w:val="00223F8E"/>
    <w:rsid w:val="00225B8D"/>
    <w:rsid w:val="00232C91"/>
    <w:rsid w:val="002357E6"/>
    <w:rsid w:val="00245874"/>
    <w:rsid w:val="0025032C"/>
    <w:rsid w:val="00267D86"/>
    <w:rsid w:val="002A0892"/>
    <w:rsid w:val="002D0A81"/>
    <w:rsid w:val="002D21DE"/>
    <w:rsid w:val="002E3EA5"/>
    <w:rsid w:val="002E6BAF"/>
    <w:rsid w:val="002F563F"/>
    <w:rsid w:val="00300D66"/>
    <w:rsid w:val="00302917"/>
    <w:rsid w:val="0032560B"/>
    <w:rsid w:val="00326B74"/>
    <w:rsid w:val="00334AD6"/>
    <w:rsid w:val="003401B7"/>
    <w:rsid w:val="0034247A"/>
    <w:rsid w:val="00350D1C"/>
    <w:rsid w:val="00372B12"/>
    <w:rsid w:val="00387C98"/>
    <w:rsid w:val="0039405A"/>
    <w:rsid w:val="00394C5E"/>
    <w:rsid w:val="003A136A"/>
    <w:rsid w:val="003A4DAF"/>
    <w:rsid w:val="003A4F0D"/>
    <w:rsid w:val="003B18E3"/>
    <w:rsid w:val="003B37AB"/>
    <w:rsid w:val="003B4820"/>
    <w:rsid w:val="003C44FB"/>
    <w:rsid w:val="003D0B23"/>
    <w:rsid w:val="003D1BB8"/>
    <w:rsid w:val="003D3347"/>
    <w:rsid w:val="003E3AC4"/>
    <w:rsid w:val="003F0AFD"/>
    <w:rsid w:val="003F7D41"/>
    <w:rsid w:val="00400C18"/>
    <w:rsid w:val="004060AD"/>
    <w:rsid w:val="004102AD"/>
    <w:rsid w:val="004226FA"/>
    <w:rsid w:val="00426F09"/>
    <w:rsid w:val="004313DC"/>
    <w:rsid w:val="0044386C"/>
    <w:rsid w:val="0045141B"/>
    <w:rsid w:val="0045215A"/>
    <w:rsid w:val="004631D7"/>
    <w:rsid w:val="00465EAF"/>
    <w:rsid w:val="004702B4"/>
    <w:rsid w:val="00475923"/>
    <w:rsid w:val="00483470"/>
    <w:rsid w:val="00484451"/>
    <w:rsid w:val="00493C59"/>
    <w:rsid w:val="00497022"/>
    <w:rsid w:val="004B4C17"/>
    <w:rsid w:val="004B5839"/>
    <w:rsid w:val="004B60EB"/>
    <w:rsid w:val="004C60E8"/>
    <w:rsid w:val="004D6E0A"/>
    <w:rsid w:val="004E769E"/>
    <w:rsid w:val="00500B55"/>
    <w:rsid w:val="00501487"/>
    <w:rsid w:val="0051208B"/>
    <w:rsid w:val="00516DF5"/>
    <w:rsid w:val="00517232"/>
    <w:rsid w:val="00527DF7"/>
    <w:rsid w:val="00544B8E"/>
    <w:rsid w:val="00554A72"/>
    <w:rsid w:val="00554E25"/>
    <w:rsid w:val="005717C6"/>
    <w:rsid w:val="0057376A"/>
    <w:rsid w:val="0057461C"/>
    <w:rsid w:val="005A3A4D"/>
    <w:rsid w:val="005B6513"/>
    <w:rsid w:val="005B7F17"/>
    <w:rsid w:val="005C02AF"/>
    <w:rsid w:val="005D3F4D"/>
    <w:rsid w:val="005F6333"/>
    <w:rsid w:val="00600FF3"/>
    <w:rsid w:val="006121E2"/>
    <w:rsid w:val="0061290C"/>
    <w:rsid w:val="0063277C"/>
    <w:rsid w:val="00632809"/>
    <w:rsid w:val="00632DE2"/>
    <w:rsid w:val="00652EAC"/>
    <w:rsid w:val="0065486E"/>
    <w:rsid w:val="00665029"/>
    <w:rsid w:val="006652C0"/>
    <w:rsid w:val="00666D2C"/>
    <w:rsid w:val="00670AED"/>
    <w:rsid w:val="0067324D"/>
    <w:rsid w:val="00693D25"/>
    <w:rsid w:val="006A408A"/>
    <w:rsid w:val="006D4D27"/>
    <w:rsid w:val="006D6F12"/>
    <w:rsid w:val="006E6590"/>
    <w:rsid w:val="006E7399"/>
    <w:rsid w:val="00710F44"/>
    <w:rsid w:val="00717089"/>
    <w:rsid w:val="00723678"/>
    <w:rsid w:val="007256A6"/>
    <w:rsid w:val="007347BB"/>
    <w:rsid w:val="00734A29"/>
    <w:rsid w:val="0073702D"/>
    <w:rsid w:val="007451A5"/>
    <w:rsid w:val="007561B2"/>
    <w:rsid w:val="00770CD0"/>
    <w:rsid w:val="00771DC6"/>
    <w:rsid w:val="00773FE5"/>
    <w:rsid w:val="00780636"/>
    <w:rsid w:val="00783EF8"/>
    <w:rsid w:val="007873DB"/>
    <w:rsid w:val="00792DE7"/>
    <w:rsid w:val="00797065"/>
    <w:rsid w:val="007A4E75"/>
    <w:rsid w:val="007A6A52"/>
    <w:rsid w:val="007B146C"/>
    <w:rsid w:val="007C3EAB"/>
    <w:rsid w:val="007D36D1"/>
    <w:rsid w:val="007E5713"/>
    <w:rsid w:val="007F6EF3"/>
    <w:rsid w:val="008017F3"/>
    <w:rsid w:val="008272DB"/>
    <w:rsid w:val="00832C3C"/>
    <w:rsid w:val="0083495D"/>
    <w:rsid w:val="0084511D"/>
    <w:rsid w:val="00850845"/>
    <w:rsid w:val="00850F28"/>
    <w:rsid w:val="0085508B"/>
    <w:rsid w:val="008640F3"/>
    <w:rsid w:val="00864C65"/>
    <w:rsid w:val="00865F72"/>
    <w:rsid w:val="0087318E"/>
    <w:rsid w:val="008828B9"/>
    <w:rsid w:val="00890DF8"/>
    <w:rsid w:val="00891B46"/>
    <w:rsid w:val="008A74BF"/>
    <w:rsid w:val="008B0783"/>
    <w:rsid w:val="008B623B"/>
    <w:rsid w:val="008D4C74"/>
    <w:rsid w:val="008E426F"/>
    <w:rsid w:val="008F6C7F"/>
    <w:rsid w:val="0090178E"/>
    <w:rsid w:val="00901E2C"/>
    <w:rsid w:val="00914066"/>
    <w:rsid w:val="00922DCC"/>
    <w:rsid w:val="00931F19"/>
    <w:rsid w:val="00946BA7"/>
    <w:rsid w:val="00964FD6"/>
    <w:rsid w:val="009664D7"/>
    <w:rsid w:val="009670B3"/>
    <w:rsid w:val="00974B6F"/>
    <w:rsid w:val="00975F83"/>
    <w:rsid w:val="00983642"/>
    <w:rsid w:val="009846DA"/>
    <w:rsid w:val="00987C6A"/>
    <w:rsid w:val="009908AF"/>
    <w:rsid w:val="00993898"/>
    <w:rsid w:val="009C2B9A"/>
    <w:rsid w:val="009C644C"/>
    <w:rsid w:val="009D045B"/>
    <w:rsid w:val="009D2F07"/>
    <w:rsid w:val="009D6349"/>
    <w:rsid w:val="009E480C"/>
    <w:rsid w:val="009E5F2B"/>
    <w:rsid w:val="009E663C"/>
    <w:rsid w:val="00A04F13"/>
    <w:rsid w:val="00A14ECB"/>
    <w:rsid w:val="00A16753"/>
    <w:rsid w:val="00A17C86"/>
    <w:rsid w:val="00A26A68"/>
    <w:rsid w:val="00A27FFB"/>
    <w:rsid w:val="00A41C92"/>
    <w:rsid w:val="00A46576"/>
    <w:rsid w:val="00A526E0"/>
    <w:rsid w:val="00A562C0"/>
    <w:rsid w:val="00A56754"/>
    <w:rsid w:val="00A56FBC"/>
    <w:rsid w:val="00A65A2F"/>
    <w:rsid w:val="00A7691B"/>
    <w:rsid w:val="00A76FEE"/>
    <w:rsid w:val="00A90770"/>
    <w:rsid w:val="00A92463"/>
    <w:rsid w:val="00A94114"/>
    <w:rsid w:val="00A96AF5"/>
    <w:rsid w:val="00AB47ED"/>
    <w:rsid w:val="00AB4E0E"/>
    <w:rsid w:val="00AB53F3"/>
    <w:rsid w:val="00AC2D5D"/>
    <w:rsid w:val="00AC56F6"/>
    <w:rsid w:val="00AD01A5"/>
    <w:rsid w:val="00AD295E"/>
    <w:rsid w:val="00AD6474"/>
    <w:rsid w:val="00AE7D36"/>
    <w:rsid w:val="00AF106A"/>
    <w:rsid w:val="00AF3D2B"/>
    <w:rsid w:val="00B03AB2"/>
    <w:rsid w:val="00B0674E"/>
    <w:rsid w:val="00B11C18"/>
    <w:rsid w:val="00B32CD0"/>
    <w:rsid w:val="00B3451B"/>
    <w:rsid w:val="00B35208"/>
    <w:rsid w:val="00B3693D"/>
    <w:rsid w:val="00B51FAE"/>
    <w:rsid w:val="00B54040"/>
    <w:rsid w:val="00B60469"/>
    <w:rsid w:val="00B71747"/>
    <w:rsid w:val="00B76CD3"/>
    <w:rsid w:val="00B81770"/>
    <w:rsid w:val="00B85178"/>
    <w:rsid w:val="00B86A29"/>
    <w:rsid w:val="00B918A6"/>
    <w:rsid w:val="00BA15DE"/>
    <w:rsid w:val="00BA2DD2"/>
    <w:rsid w:val="00BA7283"/>
    <w:rsid w:val="00BB335D"/>
    <w:rsid w:val="00BB6A56"/>
    <w:rsid w:val="00BC5365"/>
    <w:rsid w:val="00BD3E91"/>
    <w:rsid w:val="00BD56EE"/>
    <w:rsid w:val="00BE6895"/>
    <w:rsid w:val="00BE6B04"/>
    <w:rsid w:val="00BF3EF0"/>
    <w:rsid w:val="00C20A21"/>
    <w:rsid w:val="00C2378B"/>
    <w:rsid w:val="00C26FF8"/>
    <w:rsid w:val="00C279AA"/>
    <w:rsid w:val="00C34F2C"/>
    <w:rsid w:val="00C47416"/>
    <w:rsid w:val="00C47418"/>
    <w:rsid w:val="00C5596A"/>
    <w:rsid w:val="00C61CAE"/>
    <w:rsid w:val="00C63065"/>
    <w:rsid w:val="00C75472"/>
    <w:rsid w:val="00C777FE"/>
    <w:rsid w:val="00C8170B"/>
    <w:rsid w:val="00C81776"/>
    <w:rsid w:val="00C91AB8"/>
    <w:rsid w:val="00C93CCC"/>
    <w:rsid w:val="00CA2BD3"/>
    <w:rsid w:val="00CA4B50"/>
    <w:rsid w:val="00CA5441"/>
    <w:rsid w:val="00CB6BE2"/>
    <w:rsid w:val="00CB7E17"/>
    <w:rsid w:val="00CC7CB0"/>
    <w:rsid w:val="00CE5D93"/>
    <w:rsid w:val="00CF423D"/>
    <w:rsid w:val="00CF56C8"/>
    <w:rsid w:val="00CF748D"/>
    <w:rsid w:val="00D12A8C"/>
    <w:rsid w:val="00D167E6"/>
    <w:rsid w:val="00D20E91"/>
    <w:rsid w:val="00D34125"/>
    <w:rsid w:val="00D41046"/>
    <w:rsid w:val="00D414B0"/>
    <w:rsid w:val="00D4186F"/>
    <w:rsid w:val="00D5709E"/>
    <w:rsid w:val="00D60988"/>
    <w:rsid w:val="00D7387D"/>
    <w:rsid w:val="00D80E86"/>
    <w:rsid w:val="00D8173D"/>
    <w:rsid w:val="00D81FEF"/>
    <w:rsid w:val="00D955CC"/>
    <w:rsid w:val="00DA1A79"/>
    <w:rsid w:val="00DA35B7"/>
    <w:rsid w:val="00DB646E"/>
    <w:rsid w:val="00DF2BD1"/>
    <w:rsid w:val="00E06A0E"/>
    <w:rsid w:val="00E15D95"/>
    <w:rsid w:val="00E33FCF"/>
    <w:rsid w:val="00E55DD5"/>
    <w:rsid w:val="00E667B7"/>
    <w:rsid w:val="00E70713"/>
    <w:rsid w:val="00E82ABF"/>
    <w:rsid w:val="00E86288"/>
    <w:rsid w:val="00E9583A"/>
    <w:rsid w:val="00EA18D2"/>
    <w:rsid w:val="00EB0DD0"/>
    <w:rsid w:val="00EB107D"/>
    <w:rsid w:val="00ED5EE8"/>
    <w:rsid w:val="00ED6D5F"/>
    <w:rsid w:val="00EF3CA0"/>
    <w:rsid w:val="00EF7BE9"/>
    <w:rsid w:val="00F00583"/>
    <w:rsid w:val="00F13498"/>
    <w:rsid w:val="00F25D33"/>
    <w:rsid w:val="00F304C2"/>
    <w:rsid w:val="00F36364"/>
    <w:rsid w:val="00F41E03"/>
    <w:rsid w:val="00F41E63"/>
    <w:rsid w:val="00F42285"/>
    <w:rsid w:val="00F454D8"/>
    <w:rsid w:val="00F52499"/>
    <w:rsid w:val="00F67074"/>
    <w:rsid w:val="00F742B7"/>
    <w:rsid w:val="00F7649C"/>
    <w:rsid w:val="00F85CE5"/>
    <w:rsid w:val="00FA681D"/>
    <w:rsid w:val="00FB3E55"/>
    <w:rsid w:val="00FB3F0B"/>
    <w:rsid w:val="00FD455F"/>
    <w:rsid w:val="00FE5134"/>
    <w:rsid w:val="00FF20B5"/>
    <w:rsid w:val="00FF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B25F6"/>
  <w15:docId w15:val="{A05F4C9A-2932-4B13-9159-1EFC82CB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F0B"/>
  </w:style>
  <w:style w:type="paragraph" w:styleId="Footer">
    <w:name w:val="footer"/>
    <w:basedOn w:val="Normal"/>
    <w:link w:val="FooterChar"/>
    <w:uiPriority w:val="99"/>
    <w:unhideWhenUsed/>
    <w:rsid w:val="00FB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F0B"/>
  </w:style>
  <w:style w:type="paragraph" w:styleId="BalloonText">
    <w:name w:val="Balloon Text"/>
    <w:basedOn w:val="Normal"/>
    <w:link w:val="BalloonTextChar"/>
    <w:uiPriority w:val="99"/>
    <w:semiHidden/>
    <w:unhideWhenUsed/>
    <w:rsid w:val="00FB3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0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72B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27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1817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C7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6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34AD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Capt. Indraneel Chari</cp:lastModifiedBy>
  <cp:revision>201</cp:revision>
  <cp:lastPrinted>2024-11-07T15:57:00Z</cp:lastPrinted>
  <dcterms:created xsi:type="dcterms:W3CDTF">2025-05-02T06:02:00Z</dcterms:created>
  <dcterms:modified xsi:type="dcterms:W3CDTF">2025-06-28T05:51:00Z</dcterms:modified>
</cp:coreProperties>
</file>